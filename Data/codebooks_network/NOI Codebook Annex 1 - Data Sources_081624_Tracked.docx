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7D10DD" w:rsidRDefault="00000000">
      <w:pPr>
        <w:pStyle w:val="Heading1"/>
        <w:jc w:val="center"/>
      </w:pPr>
      <w:bookmarkStart w:id="0" w:name="_Toc174720351"/>
      <w:bookmarkStart w:id="1" w:name="_Toc174874592"/>
      <w:r>
        <w:rPr>
          <w:rFonts w:ascii="Garamond" w:eastAsia="Garamond" w:hAnsi="Garamond" w:cs="Garamond"/>
          <w:b/>
        </w:rPr>
        <w:t>NOI Codebook Annex 1 – Data Sources</w:t>
      </w:r>
      <w:bookmarkEnd w:id="0"/>
      <w:bookmarkEnd w:id="1"/>
    </w:p>
    <w:p w14:paraId="00000002" w14:textId="7D08B886" w:rsidR="007D10DD" w:rsidRDefault="00000000" w:rsidP="00AC074A">
      <w:pPr>
        <w:keepNext/>
        <w:keepLines/>
        <w:pBdr>
          <w:top w:val="nil"/>
          <w:left w:val="nil"/>
          <w:bottom w:val="nil"/>
          <w:right w:val="nil"/>
          <w:between w:val="nil"/>
        </w:pBdr>
        <w:spacing w:before="240" w:after="240" w:line="259" w:lineRule="auto"/>
        <w:rPr>
          <w:rFonts w:eastAsia="Garamond" w:cs="Garamond"/>
          <w:color w:val="000000"/>
          <w:sz w:val="32"/>
          <w:szCs w:val="32"/>
        </w:rPr>
      </w:pPr>
      <w:r>
        <w:rPr>
          <w:b/>
        </w:rPr>
        <w:t>Navigation</w:t>
      </w:r>
      <w:r>
        <w:rPr>
          <w:rFonts w:eastAsia="Garamond" w:cs="Garamond"/>
          <w:b/>
          <w:color w:val="000000"/>
        </w:rPr>
        <w:t>:</w:t>
      </w:r>
    </w:p>
    <w:sdt>
      <w:sdtPr>
        <w:rPr>
          <w:rFonts w:ascii="Calibri Light" w:hAnsi="Calibri Light"/>
          <w:sz w:val="32"/>
          <w:szCs w:val="40"/>
        </w:rPr>
        <w:id w:val="-680895082"/>
        <w:docPartObj>
          <w:docPartGallery w:val="Table of Contents"/>
          <w:docPartUnique/>
        </w:docPartObj>
      </w:sdtPr>
      <w:sdtEndPr>
        <w:rPr>
          <w:rFonts w:ascii="Garamond" w:hAnsi="Garamond"/>
          <w:sz w:val="24"/>
          <w:szCs w:val="24"/>
        </w:rPr>
      </w:sdtEndPr>
      <w:sdtContent>
        <w:p w14:paraId="3B7EED9A" w14:textId="4428DCD9" w:rsidR="00AC074A" w:rsidRDefault="00000000">
          <w:pPr>
            <w:pStyle w:val="TOC1"/>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174874592" w:history="1"/>
          <w:hyperlink w:anchor="_Toc174874593" w:history="1">
            <w:r w:rsidR="00AC074A" w:rsidRPr="00C60A7C">
              <w:rPr>
                <w:rStyle w:val="Hyperlink"/>
                <w:rFonts w:eastAsia="Garamond" w:cs="Garamond"/>
                <w:b/>
                <w:noProof/>
              </w:rPr>
              <w:t>Data Sources for the Organization List Dataset</w:t>
            </w:r>
            <w:r w:rsidR="00AC074A">
              <w:rPr>
                <w:noProof/>
                <w:webHidden/>
              </w:rPr>
              <w:tab/>
            </w:r>
            <w:r w:rsidR="00AC074A">
              <w:rPr>
                <w:noProof/>
                <w:webHidden/>
              </w:rPr>
              <w:fldChar w:fldCharType="begin"/>
            </w:r>
            <w:r w:rsidR="00AC074A">
              <w:rPr>
                <w:noProof/>
                <w:webHidden/>
              </w:rPr>
              <w:instrText xml:space="preserve"> PAGEREF _Toc174874593 \h </w:instrText>
            </w:r>
            <w:r w:rsidR="00AC074A">
              <w:rPr>
                <w:noProof/>
                <w:webHidden/>
              </w:rPr>
            </w:r>
            <w:r w:rsidR="00AC074A">
              <w:rPr>
                <w:noProof/>
                <w:webHidden/>
              </w:rPr>
              <w:fldChar w:fldCharType="separate"/>
            </w:r>
            <w:r w:rsidR="00AC074A">
              <w:rPr>
                <w:noProof/>
                <w:webHidden/>
              </w:rPr>
              <w:t>1</w:t>
            </w:r>
            <w:r w:rsidR="00AC074A">
              <w:rPr>
                <w:noProof/>
                <w:webHidden/>
              </w:rPr>
              <w:fldChar w:fldCharType="end"/>
            </w:r>
          </w:hyperlink>
        </w:p>
        <w:p w14:paraId="0F6DF328" w14:textId="0AA226AA" w:rsidR="00AC074A" w:rsidRDefault="00000000">
          <w:pPr>
            <w:pStyle w:val="TOC2"/>
            <w:rPr>
              <w:rFonts w:asciiTheme="minorHAnsi" w:eastAsiaTheme="minorEastAsia" w:hAnsiTheme="minorHAnsi" w:cstheme="minorBidi"/>
              <w:noProof/>
              <w:kern w:val="2"/>
              <w:lang w:val="en-US"/>
              <w14:ligatures w14:val="standardContextual"/>
            </w:rPr>
          </w:pPr>
          <w:hyperlink w:anchor="_Toc174874594" w:history="1">
            <w:r w:rsidR="00AC074A" w:rsidRPr="00C60A7C">
              <w:rPr>
                <w:rStyle w:val="Hyperlink"/>
                <w:rFonts w:eastAsia="Arial"/>
                <w:noProof/>
              </w:rPr>
              <w:t>Data sources on UN Agencies</w:t>
            </w:r>
            <w:r w:rsidR="00AC074A">
              <w:rPr>
                <w:noProof/>
                <w:webHidden/>
              </w:rPr>
              <w:tab/>
            </w:r>
            <w:r w:rsidR="00AC074A">
              <w:rPr>
                <w:noProof/>
                <w:webHidden/>
              </w:rPr>
              <w:fldChar w:fldCharType="begin"/>
            </w:r>
            <w:r w:rsidR="00AC074A">
              <w:rPr>
                <w:noProof/>
                <w:webHidden/>
              </w:rPr>
              <w:instrText xml:space="preserve"> PAGEREF _Toc174874594 \h </w:instrText>
            </w:r>
            <w:r w:rsidR="00AC074A">
              <w:rPr>
                <w:noProof/>
                <w:webHidden/>
              </w:rPr>
            </w:r>
            <w:r w:rsidR="00AC074A">
              <w:rPr>
                <w:noProof/>
                <w:webHidden/>
              </w:rPr>
              <w:fldChar w:fldCharType="separate"/>
            </w:r>
            <w:r w:rsidR="00AC074A">
              <w:rPr>
                <w:noProof/>
                <w:webHidden/>
              </w:rPr>
              <w:t>2</w:t>
            </w:r>
            <w:r w:rsidR="00AC074A">
              <w:rPr>
                <w:noProof/>
                <w:webHidden/>
              </w:rPr>
              <w:fldChar w:fldCharType="end"/>
            </w:r>
          </w:hyperlink>
        </w:p>
        <w:p w14:paraId="08160094" w14:textId="7CB572D5" w:rsidR="00AC074A" w:rsidRDefault="00000000">
          <w:pPr>
            <w:pStyle w:val="TOC2"/>
            <w:rPr>
              <w:rFonts w:asciiTheme="minorHAnsi" w:eastAsiaTheme="minorEastAsia" w:hAnsiTheme="minorHAnsi" w:cstheme="minorBidi"/>
              <w:noProof/>
              <w:kern w:val="2"/>
              <w:lang w:val="en-US"/>
              <w14:ligatures w14:val="standardContextual"/>
            </w:rPr>
          </w:pPr>
          <w:hyperlink w:anchor="_Toc174874595" w:history="1">
            <w:r w:rsidR="00AC074A" w:rsidRPr="00C60A7C">
              <w:rPr>
                <w:rStyle w:val="Hyperlink"/>
                <w:rFonts w:eastAsia="Arial"/>
                <w:noProof/>
              </w:rPr>
              <w:t>Data sources on all other organizations</w:t>
            </w:r>
            <w:r w:rsidR="00AC074A">
              <w:rPr>
                <w:noProof/>
                <w:webHidden/>
              </w:rPr>
              <w:tab/>
            </w:r>
            <w:r w:rsidR="00AC074A">
              <w:rPr>
                <w:noProof/>
                <w:webHidden/>
              </w:rPr>
              <w:fldChar w:fldCharType="begin"/>
            </w:r>
            <w:r w:rsidR="00AC074A">
              <w:rPr>
                <w:noProof/>
                <w:webHidden/>
              </w:rPr>
              <w:instrText xml:space="preserve"> PAGEREF _Toc174874595 \h </w:instrText>
            </w:r>
            <w:r w:rsidR="00AC074A">
              <w:rPr>
                <w:noProof/>
                <w:webHidden/>
              </w:rPr>
            </w:r>
            <w:r w:rsidR="00AC074A">
              <w:rPr>
                <w:noProof/>
                <w:webHidden/>
              </w:rPr>
              <w:fldChar w:fldCharType="separate"/>
            </w:r>
            <w:r w:rsidR="00AC074A">
              <w:rPr>
                <w:noProof/>
                <w:webHidden/>
              </w:rPr>
              <w:t>2</w:t>
            </w:r>
            <w:r w:rsidR="00AC074A">
              <w:rPr>
                <w:noProof/>
                <w:webHidden/>
              </w:rPr>
              <w:fldChar w:fldCharType="end"/>
            </w:r>
          </w:hyperlink>
        </w:p>
        <w:p w14:paraId="4F20E656" w14:textId="029FA9E1" w:rsidR="00AC074A" w:rsidRDefault="00000000">
          <w:pPr>
            <w:pStyle w:val="TOC1"/>
            <w:rPr>
              <w:rFonts w:asciiTheme="minorHAnsi" w:eastAsiaTheme="minorEastAsia" w:hAnsiTheme="minorHAnsi" w:cstheme="minorBidi"/>
              <w:noProof/>
              <w:kern w:val="2"/>
              <w:lang w:val="en-US"/>
              <w14:ligatures w14:val="standardContextual"/>
            </w:rPr>
          </w:pPr>
          <w:hyperlink w:anchor="_Toc174874596" w:history="1">
            <w:r w:rsidR="00AC074A" w:rsidRPr="00C60A7C">
              <w:rPr>
                <w:rStyle w:val="Hyperlink"/>
                <w:rFonts w:eastAsia="Garamond" w:cs="Garamond"/>
                <w:b/>
                <w:noProof/>
              </w:rPr>
              <w:t>Data Sources for the Coordination Structures Dataset</w:t>
            </w:r>
            <w:r w:rsidR="00AC074A">
              <w:rPr>
                <w:noProof/>
                <w:webHidden/>
              </w:rPr>
              <w:tab/>
            </w:r>
            <w:r w:rsidR="00AC074A">
              <w:rPr>
                <w:noProof/>
                <w:webHidden/>
              </w:rPr>
              <w:fldChar w:fldCharType="begin"/>
            </w:r>
            <w:r w:rsidR="00AC074A">
              <w:rPr>
                <w:noProof/>
                <w:webHidden/>
              </w:rPr>
              <w:instrText xml:space="preserve"> PAGEREF _Toc174874596 \h </w:instrText>
            </w:r>
            <w:r w:rsidR="00AC074A">
              <w:rPr>
                <w:noProof/>
                <w:webHidden/>
              </w:rPr>
            </w:r>
            <w:r w:rsidR="00AC074A">
              <w:rPr>
                <w:noProof/>
                <w:webHidden/>
              </w:rPr>
              <w:fldChar w:fldCharType="separate"/>
            </w:r>
            <w:r w:rsidR="00AC074A">
              <w:rPr>
                <w:noProof/>
                <w:webHidden/>
              </w:rPr>
              <w:t>5</w:t>
            </w:r>
            <w:r w:rsidR="00AC074A">
              <w:rPr>
                <w:noProof/>
                <w:webHidden/>
              </w:rPr>
              <w:fldChar w:fldCharType="end"/>
            </w:r>
          </w:hyperlink>
        </w:p>
        <w:p w14:paraId="3C315067" w14:textId="58912C17" w:rsidR="00AC074A" w:rsidRDefault="00000000">
          <w:pPr>
            <w:pStyle w:val="TOC2"/>
            <w:rPr>
              <w:rFonts w:asciiTheme="minorHAnsi" w:eastAsiaTheme="minorEastAsia" w:hAnsiTheme="minorHAnsi" w:cstheme="minorBidi"/>
              <w:noProof/>
              <w:kern w:val="2"/>
              <w:lang w:val="en-US"/>
              <w14:ligatures w14:val="standardContextual"/>
            </w:rPr>
          </w:pPr>
          <w:hyperlink w:anchor="_Toc174874597" w:history="1">
            <w:r w:rsidR="00AC074A" w:rsidRPr="00C60A7C">
              <w:rPr>
                <w:rStyle w:val="Hyperlink"/>
                <w:rFonts w:eastAsia="Garamond"/>
                <w:noProof/>
              </w:rPr>
              <w:t>The UN Cluster Approach</w:t>
            </w:r>
            <w:r w:rsidR="00AC074A">
              <w:rPr>
                <w:noProof/>
                <w:webHidden/>
              </w:rPr>
              <w:tab/>
            </w:r>
            <w:r w:rsidR="00AC074A">
              <w:rPr>
                <w:noProof/>
                <w:webHidden/>
              </w:rPr>
              <w:fldChar w:fldCharType="begin"/>
            </w:r>
            <w:r w:rsidR="00AC074A">
              <w:rPr>
                <w:noProof/>
                <w:webHidden/>
              </w:rPr>
              <w:instrText xml:space="preserve"> PAGEREF _Toc174874597 \h </w:instrText>
            </w:r>
            <w:r w:rsidR="00AC074A">
              <w:rPr>
                <w:noProof/>
                <w:webHidden/>
              </w:rPr>
            </w:r>
            <w:r w:rsidR="00AC074A">
              <w:rPr>
                <w:noProof/>
                <w:webHidden/>
              </w:rPr>
              <w:fldChar w:fldCharType="separate"/>
            </w:r>
            <w:r w:rsidR="00AC074A">
              <w:rPr>
                <w:noProof/>
                <w:webHidden/>
              </w:rPr>
              <w:t>5</w:t>
            </w:r>
            <w:r w:rsidR="00AC074A">
              <w:rPr>
                <w:noProof/>
                <w:webHidden/>
              </w:rPr>
              <w:fldChar w:fldCharType="end"/>
            </w:r>
          </w:hyperlink>
        </w:p>
        <w:p w14:paraId="4AE64D1E" w14:textId="480FFE7D" w:rsidR="00AC074A" w:rsidRDefault="00000000">
          <w:pPr>
            <w:pStyle w:val="TOC2"/>
            <w:rPr>
              <w:rFonts w:asciiTheme="minorHAnsi" w:eastAsiaTheme="minorEastAsia" w:hAnsiTheme="minorHAnsi" w:cstheme="minorBidi"/>
              <w:noProof/>
              <w:kern w:val="2"/>
              <w:lang w:val="en-US"/>
              <w14:ligatures w14:val="standardContextual"/>
            </w:rPr>
          </w:pPr>
          <w:hyperlink w:anchor="_Toc174874598" w:history="1">
            <w:r w:rsidR="00AC074A" w:rsidRPr="00C60A7C">
              <w:rPr>
                <w:rStyle w:val="Hyperlink"/>
                <w:rFonts w:eastAsia="Garamond"/>
                <w:noProof/>
              </w:rPr>
              <w:t>Cluster data sources</w:t>
            </w:r>
            <w:r w:rsidR="00AC074A">
              <w:rPr>
                <w:noProof/>
                <w:webHidden/>
              </w:rPr>
              <w:tab/>
            </w:r>
            <w:r w:rsidR="00AC074A">
              <w:rPr>
                <w:noProof/>
                <w:webHidden/>
              </w:rPr>
              <w:fldChar w:fldCharType="begin"/>
            </w:r>
            <w:r w:rsidR="00AC074A">
              <w:rPr>
                <w:noProof/>
                <w:webHidden/>
              </w:rPr>
              <w:instrText xml:space="preserve"> PAGEREF _Toc174874598 \h </w:instrText>
            </w:r>
            <w:r w:rsidR="00AC074A">
              <w:rPr>
                <w:noProof/>
                <w:webHidden/>
              </w:rPr>
            </w:r>
            <w:r w:rsidR="00AC074A">
              <w:rPr>
                <w:noProof/>
                <w:webHidden/>
              </w:rPr>
              <w:fldChar w:fldCharType="separate"/>
            </w:r>
            <w:r w:rsidR="00AC074A">
              <w:rPr>
                <w:noProof/>
                <w:webHidden/>
              </w:rPr>
              <w:t>6</w:t>
            </w:r>
            <w:r w:rsidR="00AC074A">
              <w:rPr>
                <w:noProof/>
                <w:webHidden/>
              </w:rPr>
              <w:fldChar w:fldCharType="end"/>
            </w:r>
          </w:hyperlink>
        </w:p>
        <w:p w14:paraId="00295F9A" w14:textId="0789B6CC" w:rsidR="00AC074A" w:rsidRDefault="00000000">
          <w:pPr>
            <w:pStyle w:val="TOC2"/>
            <w:rPr>
              <w:rFonts w:asciiTheme="minorHAnsi" w:eastAsiaTheme="minorEastAsia" w:hAnsiTheme="minorHAnsi" w:cstheme="minorBidi"/>
              <w:noProof/>
              <w:kern w:val="2"/>
              <w:lang w:val="en-US"/>
              <w14:ligatures w14:val="standardContextual"/>
            </w:rPr>
          </w:pPr>
          <w:hyperlink w:anchor="_Toc174874599" w:history="1">
            <w:r w:rsidR="00AC074A" w:rsidRPr="00C60A7C">
              <w:rPr>
                <w:rStyle w:val="Hyperlink"/>
                <w:rFonts w:eastAsia="Arial"/>
                <w:noProof/>
              </w:rPr>
              <w:t>Document types</w:t>
            </w:r>
            <w:r w:rsidR="00AC074A">
              <w:rPr>
                <w:noProof/>
                <w:webHidden/>
              </w:rPr>
              <w:tab/>
            </w:r>
            <w:r w:rsidR="00AC074A">
              <w:rPr>
                <w:noProof/>
                <w:webHidden/>
              </w:rPr>
              <w:fldChar w:fldCharType="begin"/>
            </w:r>
            <w:r w:rsidR="00AC074A">
              <w:rPr>
                <w:noProof/>
                <w:webHidden/>
              </w:rPr>
              <w:instrText xml:space="preserve"> PAGEREF _Toc174874599 \h </w:instrText>
            </w:r>
            <w:r w:rsidR="00AC074A">
              <w:rPr>
                <w:noProof/>
                <w:webHidden/>
              </w:rPr>
            </w:r>
            <w:r w:rsidR="00AC074A">
              <w:rPr>
                <w:noProof/>
                <w:webHidden/>
              </w:rPr>
              <w:fldChar w:fldCharType="separate"/>
            </w:r>
            <w:r w:rsidR="00AC074A">
              <w:rPr>
                <w:noProof/>
                <w:webHidden/>
              </w:rPr>
              <w:t>8</w:t>
            </w:r>
            <w:r w:rsidR="00AC074A">
              <w:rPr>
                <w:noProof/>
                <w:webHidden/>
              </w:rPr>
              <w:fldChar w:fldCharType="end"/>
            </w:r>
          </w:hyperlink>
        </w:p>
        <w:p w14:paraId="4E455968" w14:textId="1A45FDF7" w:rsidR="00AC074A" w:rsidRDefault="00000000">
          <w:pPr>
            <w:pStyle w:val="TOC2"/>
            <w:rPr>
              <w:rFonts w:asciiTheme="minorHAnsi" w:eastAsiaTheme="minorEastAsia" w:hAnsiTheme="minorHAnsi" w:cstheme="minorBidi"/>
              <w:noProof/>
              <w:kern w:val="2"/>
              <w:lang w:val="en-US"/>
              <w14:ligatures w14:val="standardContextual"/>
            </w:rPr>
          </w:pPr>
          <w:hyperlink w:anchor="_Toc174874600" w:history="1">
            <w:r w:rsidR="00AC074A" w:rsidRPr="00C60A7C">
              <w:rPr>
                <w:rStyle w:val="Hyperlink"/>
                <w:rFonts w:eastAsia="Arial"/>
                <w:noProof/>
              </w:rPr>
              <w:t>Data reliability</w:t>
            </w:r>
            <w:r w:rsidR="00AC074A">
              <w:rPr>
                <w:noProof/>
                <w:webHidden/>
              </w:rPr>
              <w:tab/>
            </w:r>
            <w:r w:rsidR="00AC074A">
              <w:rPr>
                <w:noProof/>
                <w:webHidden/>
              </w:rPr>
              <w:fldChar w:fldCharType="begin"/>
            </w:r>
            <w:r w:rsidR="00AC074A">
              <w:rPr>
                <w:noProof/>
                <w:webHidden/>
              </w:rPr>
              <w:instrText xml:space="preserve"> PAGEREF _Toc174874600 \h </w:instrText>
            </w:r>
            <w:r w:rsidR="00AC074A">
              <w:rPr>
                <w:noProof/>
                <w:webHidden/>
              </w:rPr>
            </w:r>
            <w:r w:rsidR="00AC074A">
              <w:rPr>
                <w:noProof/>
                <w:webHidden/>
              </w:rPr>
              <w:fldChar w:fldCharType="separate"/>
            </w:r>
            <w:r w:rsidR="00AC074A">
              <w:rPr>
                <w:noProof/>
                <w:webHidden/>
              </w:rPr>
              <w:t>8</w:t>
            </w:r>
            <w:r w:rsidR="00AC074A">
              <w:rPr>
                <w:noProof/>
                <w:webHidden/>
              </w:rPr>
              <w:fldChar w:fldCharType="end"/>
            </w:r>
          </w:hyperlink>
        </w:p>
        <w:p w14:paraId="5583C90B" w14:textId="1091E603" w:rsidR="00AC074A" w:rsidRDefault="00000000">
          <w:pPr>
            <w:pStyle w:val="TOC1"/>
            <w:rPr>
              <w:rFonts w:asciiTheme="minorHAnsi" w:eastAsiaTheme="minorEastAsia" w:hAnsiTheme="minorHAnsi" w:cstheme="minorBidi"/>
              <w:noProof/>
              <w:kern w:val="2"/>
              <w:lang w:val="en-US"/>
              <w14:ligatures w14:val="standardContextual"/>
            </w:rPr>
          </w:pPr>
          <w:hyperlink w:anchor="_Toc174874601" w:history="1">
            <w:r w:rsidR="00AC074A" w:rsidRPr="00C60A7C">
              <w:rPr>
                <w:rStyle w:val="Hyperlink"/>
                <w:rFonts w:eastAsia="Garamond" w:cs="Garamond"/>
                <w:b/>
                <w:noProof/>
              </w:rPr>
              <w:t>Data Sources for the Contractual Agreements Dataset</w:t>
            </w:r>
            <w:r w:rsidR="00AC074A">
              <w:rPr>
                <w:noProof/>
                <w:webHidden/>
              </w:rPr>
              <w:tab/>
            </w:r>
            <w:r w:rsidR="00AC074A">
              <w:rPr>
                <w:noProof/>
                <w:webHidden/>
              </w:rPr>
              <w:fldChar w:fldCharType="begin"/>
            </w:r>
            <w:r w:rsidR="00AC074A">
              <w:rPr>
                <w:noProof/>
                <w:webHidden/>
              </w:rPr>
              <w:instrText xml:space="preserve"> PAGEREF _Toc174874601 \h </w:instrText>
            </w:r>
            <w:r w:rsidR="00AC074A">
              <w:rPr>
                <w:noProof/>
                <w:webHidden/>
              </w:rPr>
            </w:r>
            <w:r w:rsidR="00AC074A">
              <w:rPr>
                <w:noProof/>
                <w:webHidden/>
              </w:rPr>
              <w:fldChar w:fldCharType="separate"/>
            </w:r>
            <w:r w:rsidR="00AC074A">
              <w:rPr>
                <w:noProof/>
                <w:webHidden/>
              </w:rPr>
              <w:t>11</w:t>
            </w:r>
            <w:r w:rsidR="00AC074A">
              <w:rPr>
                <w:noProof/>
                <w:webHidden/>
              </w:rPr>
              <w:fldChar w:fldCharType="end"/>
            </w:r>
          </w:hyperlink>
        </w:p>
        <w:p w14:paraId="3BC48031" w14:textId="75D77707" w:rsidR="00AC074A" w:rsidRDefault="00000000">
          <w:pPr>
            <w:pStyle w:val="TOC2"/>
            <w:rPr>
              <w:rFonts w:asciiTheme="minorHAnsi" w:eastAsiaTheme="minorEastAsia" w:hAnsiTheme="minorHAnsi" w:cstheme="minorBidi"/>
              <w:noProof/>
              <w:kern w:val="2"/>
              <w:lang w:val="en-US"/>
              <w14:ligatures w14:val="standardContextual"/>
            </w:rPr>
          </w:pPr>
          <w:hyperlink w:anchor="_Toc174874602" w:history="1">
            <w:r w:rsidR="00AC074A" w:rsidRPr="00C60A7C">
              <w:rPr>
                <w:rStyle w:val="Hyperlink"/>
                <w:rFonts w:eastAsia="Arial"/>
                <w:noProof/>
              </w:rPr>
              <w:t>Bilateral Donors</w:t>
            </w:r>
            <w:r w:rsidR="00AC074A">
              <w:rPr>
                <w:noProof/>
                <w:webHidden/>
              </w:rPr>
              <w:tab/>
            </w:r>
            <w:r w:rsidR="00AC074A">
              <w:rPr>
                <w:noProof/>
                <w:webHidden/>
              </w:rPr>
              <w:fldChar w:fldCharType="begin"/>
            </w:r>
            <w:r w:rsidR="00AC074A">
              <w:rPr>
                <w:noProof/>
                <w:webHidden/>
              </w:rPr>
              <w:instrText xml:space="preserve"> PAGEREF _Toc174874602 \h </w:instrText>
            </w:r>
            <w:r w:rsidR="00AC074A">
              <w:rPr>
                <w:noProof/>
                <w:webHidden/>
              </w:rPr>
            </w:r>
            <w:r w:rsidR="00AC074A">
              <w:rPr>
                <w:noProof/>
                <w:webHidden/>
              </w:rPr>
              <w:fldChar w:fldCharType="separate"/>
            </w:r>
            <w:r w:rsidR="00AC074A">
              <w:rPr>
                <w:noProof/>
                <w:webHidden/>
              </w:rPr>
              <w:t>12</w:t>
            </w:r>
            <w:r w:rsidR="00AC074A">
              <w:rPr>
                <w:noProof/>
                <w:webHidden/>
              </w:rPr>
              <w:fldChar w:fldCharType="end"/>
            </w:r>
          </w:hyperlink>
        </w:p>
        <w:p w14:paraId="7C769F6E" w14:textId="279C0458" w:rsidR="00AC074A" w:rsidRDefault="00000000">
          <w:pPr>
            <w:pStyle w:val="TOC2"/>
            <w:rPr>
              <w:rFonts w:asciiTheme="minorHAnsi" w:eastAsiaTheme="minorEastAsia" w:hAnsiTheme="minorHAnsi" w:cstheme="minorBidi"/>
              <w:noProof/>
              <w:kern w:val="2"/>
              <w:lang w:val="en-US"/>
              <w14:ligatures w14:val="standardContextual"/>
            </w:rPr>
          </w:pPr>
          <w:hyperlink w:anchor="_Toc174874603" w:history="1">
            <w:r w:rsidR="00AC074A" w:rsidRPr="00C60A7C">
              <w:rPr>
                <w:rStyle w:val="Hyperlink"/>
                <w:rFonts w:eastAsia="Arial"/>
                <w:noProof/>
              </w:rPr>
              <w:t>Multilateral Donors</w:t>
            </w:r>
            <w:r w:rsidR="00AC074A">
              <w:rPr>
                <w:noProof/>
                <w:webHidden/>
              </w:rPr>
              <w:tab/>
            </w:r>
            <w:r w:rsidR="00AC074A">
              <w:rPr>
                <w:noProof/>
                <w:webHidden/>
              </w:rPr>
              <w:fldChar w:fldCharType="begin"/>
            </w:r>
            <w:r w:rsidR="00AC074A">
              <w:rPr>
                <w:noProof/>
                <w:webHidden/>
              </w:rPr>
              <w:instrText xml:space="preserve"> PAGEREF _Toc174874603 \h </w:instrText>
            </w:r>
            <w:r w:rsidR="00AC074A">
              <w:rPr>
                <w:noProof/>
                <w:webHidden/>
              </w:rPr>
            </w:r>
            <w:r w:rsidR="00AC074A">
              <w:rPr>
                <w:noProof/>
                <w:webHidden/>
              </w:rPr>
              <w:fldChar w:fldCharType="separate"/>
            </w:r>
            <w:r w:rsidR="00AC074A">
              <w:rPr>
                <w:noProof/>
                <w:webHidden/>
              </w:rPr>
              <w:t>16</w:t>
            </w:r>
            <w:r w:rsidR="00AC074A">
              <w:rPr>
                <w:noProof/>
                <w:webHidden/>
              </w:rPr>
              <w:fldChar w:fldCharType="end"/>
            </w:r>
          </w:hyperlink>
        </w:p>
        <w:p w14:paraId="6DCF31AC" w14:textId="4842FFEB" w:rsidR="00AC074A" w:rsidRDefault="00000000">
          <w:pPr>
            <w:pStyle w:val="TOC2"/>
            <w:rPr>
              <w:rFonts w:asciiTheme="minorHAnsi" w:eastAsiaTheme="minorEastAsia" w:hAnsiTheme="minorHAnsi" w:cstheme="minorBidi"/>
              <w:noProof/>
              <w:kern w:val="2"/>
              <w:lang w:val="en-US"/>
              <w14:ligatures w14:val="standardContextual"/>
            </w:rPr>
          </w:pPr>
          <w:hyperlink w:anchor="_Toc174874604" w:history="1">
            <w:r w:rsidR="00AC074A" w:rsidRPr="00C60A7C">
              <w:rPr>
                <w:rStyle w:val="Hyperlink"/>
                <w:rFonts w:eastAsia="Arial"/>
                <w:noProof/>
              </w:rPr>
              <w:t>Foundations and Private Donors</w:t>
            </w:r>
            <w:r w:rsidR="00AC074A">
              <w:rPr>
                <w:noProof/>
                <w:webHidden/>
              </w:rPr>
              <w:tab/>
            </w:r>
            <w:r w:rsidR="00AC074A">
              <w:rPr>
                <w:noProof/>
                <w:webHidden/>
              </w:rPr>
              <w:fldChar w:fldCharType="begin"/>
            </w:r>
            <w:r w:rsidR="00AC074A">
              <w:rPr>
                <w:noProof/>
                <w:webHidden/>
              </w:rPr>
              <w:instrText xml:space="preserve"> PAGEREF _Toc174874604 \h </w:instrText>
            </w:r>
            <w:r w:rsidR="00AC074A">
              <w:rPr>
                <w:noProof/>
                <w:webHidden/>
              </w:rPr>
            </w:r>
            <w:r w:rsidR="00AC074A">
              <w:rPr>
                <w:noProof/>
                <w:webHidden/>
              </w:rPr>
              <w:fldChar w:fldCharType="separate"/>
            </w:r>
            <w:r w:rsidR="00AC074A">
              <w:rPr>
                <w:noProof/>
                <w:webHidden/>
              </w:rPr>
              <w:t>31</w:t>
            </w:r>
            <w:r w:rsidR="00AC074A">
              <w:rPr>
                <w:noProof/>
                <w:webHidden/>
              </w:rPr>
              <w:fldChar w:fldCharType="end"/>
            </w:r>
          </w:hyperlink>
        </w:p>
        <w:p w14:paraId="40B19749" w14:textId="0D6E26E5" w:rsidR="00AC074A" w:rsidRDefault="00000000">
          <w:pPr>
            <w:pStyle w:val="TOC2"/>
            <w:rPr>
              <w:rFonts w:asciiTheme="minorHAnsi" w:eastAsiaTheme="minorEastAsia" w:hAnsiTheme="minorHAnsi" w:cstheme="minorBidi"/>
              <w:noProof/>
              <w:kern w:val="2"/>
              <w:lang w:val="en-US"/>
              <w14:ligatures w14:val="standardContextual"/>
            </w:rPr>
          </w:pPr>
          <w:hyperlink w:anchor="_Toc174874605" w:history="1">
            <w:r w:rsidR="00AC074A" w:rsidRPr="00C60A7C">
              <w:rPr>
                <w:rStyle w:val="Hyperlink"/>
                <w:rFonts w:eastAsia="Arial"/>
                <w:noProof/>
              </w:rPr>
              <w:t>Indirect Affiliation: Sectors and Regions</w:t>
            </w:r>
            <w:r w:rsidR="00AC074A">
              <w:rPr>
                <w:noProof/>
                <w:webHidden/>
              </w:rPr>
              <w:tab/>
            </w:r>
            <w:r w:rsidR="00AC074A">
              <w:rPr>
                <w:noProof/>
                <w:webHidden/>
              </w:rPr>
              <w:fldChar w:fldCharType="begin"/>
            </w:r>
            <w:r w:rsidR="00AC074A">
              <w:rPr>
                <w:noProof/>
                <w:webHidden/>
              </w:rPr>
              <w:instrText xml:space="preserve"> PAGEREF _Toc174874605 \h </w:instrText>
            </w:r>
            <w:r w:rsidR="00AC074A">
              <w:rPr>
                <w:noProof/>
                <w:webHidden/>
              </w:rPr>
            </w:r>
            <w:r w:rsidR="00AC074A">
              <w:rPr>
                <w:noProof/>
                <w:webHidden/>
              </w:rPr>
              <w:fldChar w:fldCharType="separate"/>
            </w:r>
            <w:r w:rsidR="00AC074A">
              <w:rPr>
                <w:noProof/>
                <w:webHidden/>
              </w:rPr>
              <w:t>31</w:t>
            </w:r>
            <w:r w:rsidR="00AC074A">
              <w:rPr>
                <w:noProof/>
                <w:webHidden/>
              </w:rPr>
              <w:fldChar w:fldCharType="end"/>
            </w:r>
          </w:hyperlink>
        </w:p>
        <w:p w14:paraId="78059279" w14:textId="4802BB22" w:rsidR="00AC074A" w:rsidRDefault="00000000">
          <w:pPr>
            <w:pStyle w:val="TOC2"/>
            <w:rPr>
              <w:rFonts w:asciiTheme="minorHAnsi" w:eastAsiaTheme="minorEastAsia" w:hAnsiTheme="minorHAnsi" w:cstheme="minorBidi"/>
              <w:noProof/>
              <w:kern w:val="2"/>
              <w:lang w:val="en-US"/>
              <w14:ligatures w14:val="standardContextual"/>
            </w:rPr>
          </w:pPr>
          <w:hyperlink w:anchor="_Toc174874606" w:history="1">
            <w:r w:rsidR="00AC074A" w:rsidRPr="00C60A7C">
              <w:rPr>
                <w:rStyle w:val="Hyperlink"/>
                <w:rFonts w:eastAsia="Arial"/>
                <w:noProof/>
              </w:rPr>
              <w:t>Variable Mapping (adapted from AidData 3.0 User’s Guide)</w:t>
            </w:r>
            <w:r w:rsidR="00AC074A">
              <w:rPr>
                <w:noProof/>
                <w:webHidden/>
              </w:rPr>
              <w:tab/>
            </w:r>
            <w:r w:rsidR="00AC074A">
              <w:rPr>
                <w:noProof/>
                <w:webHidden/>
              </w:rPr>
              <w:fldChar w:fldCharType="begin"/>
            </w:r>
            <w:r w:rsidR="00AC074A">
              <w:rPr>
                <w:noProof/>
                <w:webHidden/>
              </w:rPr>
              <w:instrText xml:space="preserve"> PAGEREF _Toc174874606 \h </w:instrText>
            </w:r>
            <w:r w:rsidR="00AC074A">
              <w:rPr>
                <w:noProof/>
                <w:webHidden/>
              </w:rPr>
            </w:r>
            <w:r w:rsidR="00AC074A">
              <w:rPr>
                <w:noProof/>
                <w:webHidden/>
              </w:rPr>
              <w:fldChar w:fldCharType="separate"/>
            </w:r>
            <w:r w:rsidR="00AC074A">
              <w:rPr>
                <w:noProof/>
                <w:webHidden/>
              </w:rPr>
              <w:t>32</w:t>
            </w:r>
            <w:r w:rsidR="00AC074A">
              <w:rPr>
                <w:noProof/>
                <w:webHidden/>
              </w:rPr>
              <w:fldChar w:fldCharType="end"/>
            </w:r>
          </w:hyperlink>
        </w:p>
        <w:p w14:paraId="00000006" w14:textId="08D12CB0" w:rsidR="007D10DD" w:rsidRPr="00AC074A" w:rsidRDefault="00000000" w:rsidP="00AC074A">
          <w:pPr>
            <w:pStyle w:val="TOC1"/>
            <w:rPr>
              <w:rFonts w:asciiTheme="minorHAnsi" w:eastAsiaTheme="minorEastAsia" w:hAnsiTheme="minorHAnsi" w:cstheme="minorBidi"/>
              <w:noProof/>
              <w:kern w:val="2"/>
              <w:lang w:val="en-US"/>
              <w14:ligatures w14:val="standardContextual"/>
            </w:rPr>
          </w:pPr>
          <w:r>
            <w:fldChar w:fldCharType="end"/>
          </w:r>
        </w:p>
      </w:sdtContent>
    </w:sdt>
    <w:p w14:paraId="345E1763" w14:textId="77777777" w:rsidR="00AC074A" w:rsidRDefault="00AC074A" w:rsidP="00AC074A">
      <w:pPr>
        <w:rPr>
          <w:rFonts w:eastAsia="Garamond"/>
        </w:rPr>
      </w:pPr>
      <w:bookmarkStart w:id="2" w:name="_heading=h.30j0zll" w:colFirst="0" w:colLast="0"/>
      <w:bookmarkEnd w:id="2"/>
    </w:p>
    <w:p w14:paraId="00000008" w14:textId="247F97C6" w:rsidR="007D10DD" w:rsidRDefault="00000000">
      <w:pPr>
        <w:pStyle w:val="Heading1"/>
        <w:rPr>
          <w:rFonts w:ascii="Garamond" w:eastAsia="Garamond" w:hAnsi="Garamond" w:cs="Garamond"/>
        </w:rPr>
      </w:pPr>
      <w:bookmarkStart w:id="3" w:name="_Toc174874593"/>
      <w:commentRangeStart w:id="4"/>
      <w:r>
        <w:rPr>
          <w:rFonts w:ascii="Garamond" w:eastAsia="Garamond" w:hAnsi="Garamond" w:cs="Garamond"/>
          <w:b/>
        </w:rPr>
        <w:t xml:space="preserve">Data Sources for </w:t>
      </w:r>
      <w:del w:id="5" w:author="Julie Radomski" w:date="2024-08-16T17:08:00Z" w16du:dateUtc="2024-08-16T21:08:00Z">
        <w:r w:rsidDel="009B7CF3">
          <w:rPr>
            <w:rFonts w:ascii="Garamond" w:eastAsia="Garamond" w:hAnsi="Garamond" w:cs="Garamond"/>
            <w:b/>
          </w:rPr>
          <w:delText xml:space="preserve">Building </w:delText>
        </w:r>
      </w:del>
      <w:r>
        <w:rPr>
          <w:rFonts w:ascii="Garamond" w:eastAsia="Garamond" w:hAnsi="Garamond" w:cs="Garamond"/>
          <w:b/>
        </w:rPr>
        <w:t>the Organization List Dataset</w:t>
      </w:r>
      <w:commentRangeEnd w:id="4"/>
      <w:r w:rsidR="003E11B6">
        <w:rPr>
          <w:rStyle w:val="CommentReference"/>
          <w:rFonts w:ascii="Garamond" w:hAnsi="Garamond"/>
        </w:rPr>
        <w:commentReference w:id="4"/>
      </w:r>
      <w:bookmarkEnd w:id="3"/>
    </w:p>
    <w:p w14:paraId="00000009" w14:textId="01882595" w:rsidR="007D10DD" w:rsidRDefault="00000000">
      <w:r>
        <w:t>The organization list dataset includes all organizations/actors, defined in the main codebook, that are active in our scope</w:t>
      </w:r>
      <w:ins w:id="6" w:author="Julie Radomski" w:date="2024-08-16T17:10:00Z" w16du:dateUtc="2024-08-16T21:10:00Z">
        <w:r w:rsidR="00DB4FFB">
          <w:t>.</w:t>
        </w:r>
      </w:ins>
      <w:del w:id="7" w:author="Julie Radomski" w:date="2024-08-16T17:10:00Z" w16du:dateUtc="2024-08-16T21:10:00Z">
        <w:r w:rsidDel="00DB4FFB">
          <w:delText>;</w:delText>
        </w:r>
      </w:del>
      <w:r>
        <w:t xml:space="preserve"> </w:t>
      </w:r>
      <w:del w:id="8" w:author="Julie Radomski" w:date="2024-08-16T17:10:00Z" w16du:dateUtc="2024-08-16T21:10:00Z">
        <w:r w:rsidDel="00DB4FFB">
          <w:delText xml:space="preserve">this </w:delText>
        </w:r>
      </w:del>
      <w:ins w:id="9" w:author="Julie Radomski" w:date="2024-08-16T17:10:00Z" w16du:dateUtc="2024-08-16T21:10:00Z">
        <w:r w:rsidR="00DB4FFB">
          <w:t xml:space="preserve">This </w:t>
        </w:r>
      </w:ins>
      <w:r>
        <w:t xml:space="preserve">includes all actors </w:t>
      </w:r>
      <w:del w:id="10" w:author="Julie Radomski" w:date="2024-08-16T17:10:00Z" w16du:dateUtc="2024-08-16T21:10:00Z">
        <w:r w:rsidDel="00DB4FFB">
          <w:delText xml:space="preserve">which </w:delText>
        </w:r>
      </w:del>
      <w:ins w:id="11" w:author="Julie Radomski" w:date="2024-08-16T17:10:00Z" w16du:dateUtc="2024-08-16T21:10:00Z">
        <w:r w:rsidR="00DB4FFB">
          <w:t xml:space="preserve">that </w:t>
        </w:r>
      </w:ins>
      <w:r>
        <w:t xml:space="preserve">participate in peace and/or humanitarian/development projects in the 20 conflict-affected states concurrent with </w:t>
      </w:r>
      <w:del w:id="12" w:author="Julie Radomski" w:date="2024-08-16T17:10:00Z" w16du:dateUtc="2024-08-16T21:10:00Z">
        <w:r w:rsidDel="00DB4FFB">
          <w:delText xml:space="preserve">the </w:delText>
        </w:r>
      </w:del>
      <w:r>
        <w:t>32 UN peace operations</w:t>
      </w:r>
      <w:ins w:id="13" w:author="Julie Radomski" w:date="2024-08-16T17:11:00Z" w16du:dateUtc="2024-08-16T21:11:00Z">
        <w:r w:rsidR="00DB4FFB">
          <w:t xml:space="preserve"> (see main codebook Appendix 1)</w:t>
        </w:r>
      </w:ins>
      <w:r>
        <w:t>. This dataset is used to harmonize organization</w:t>
      </w:r>
      <w:ins w:id="14" w:author="Julie Radomski" w:date="2024-08-16T17:15:00Z" w16du:dateUtc="2024-08-16T21:15:00Z">
        <w:r w:rsidR="00CB45C5">
          <w:t>s</w:t>
        </w:r>
      </w:ins>
      <w:del w:id="15" w:author="Julie Radomski" w:date="2024-08-16T17:15:00Z" w16du:dateUtc="2024-08-16T21:15:00Z">
        <w:r w:rsidDel="00CB45C5">
          <w:delText xml:space="preserve"> names </w:delText>
        </w:r>
      </w:del>
      <w:ins w:id="16" w:author="Julie Radomski" w:date="2024-08-16T17:15:00Z" w16du:dateUtc="2024-08-16T21:15:00Z">
        <w:r w:rsidR="00CB45C5">
          <w:t xml:space="preserve"> (nodes) </w:t>
        </w:r>
      </w:ins>
      <w:r>
        <w:t>across the other</w:t>
      </w:r>
      <w:ins w:id="17" w:author="Julie Radomski" w:date="2024-08-16T17:11:00Z" w16du:dateUtc="2024-08-16T21:11:00Z">
        <w:r w:rsidR="00DB4FFB">
          <w:t xml:space="preserve"> two</w:t>
        </w:r>
      </w:ins>
      <w:r>
        <w:t xml:space="preserve"> datasets</w:t>
      </w:r>
      <w:ins w:id="18" w:author="Julie Radomski" w:date="2024-08-16T17:15:00Z" w16du:dateUtc="2024-08-16T21:15:00Z">
        <w:r w:rsidR="00CB45C5">
          <w:t xml:space="preserve"> </w:t>
        </w:r>
      </w:ins>
      <w:ins w:id="19" w:author="Julie Radomski" w:date="2024-08-16T17:16:00Z" w16du:dateUtc="2024-08-16T21:16:00Z">
        <w:r w:rsidR="00CB45C5">
          <w:t>(edges)</w:t>
        </w:r>
      </w:ins>
      <w:r>
        <w:t>. Additionally, we collect organization-level information in this dataset to provide more nuance in analyses. These data can</w:t>
      </w:r>
      <w:ins w:id="20" w:author="Julie Radomski" w:date="2024-08-16T17:16:00Z" w16du:dateUtc="2024-08-16T21:16:00Z">
        <w:r w:rsidR="00CB45C5">
          <w:t xml:space="preserve"> also</w:t>
        </w:r>
      </w:ins>
      <w:r>
        <w:t xml:space="preserve"> be used on their own, as they provide country-level information about organizations in conflict-affected states with UN peace operations.</w:t>
      </w:r>
    </w:p>
    <w:p w14:paraId="0000000A" w14:textId="77777777" w:rsidR="007D10DD" w:rsidRDefault="007D10DD"/>
    <w:p w14:paraId="473C0135" w14:textId="13548DF3" w:rsidR="0032709B" w:rsidRDefault="00000000">
      <w:pPr>
        <w:rPr>
          <w:ins w:id="21" w:author="Julie Radomski" w:date="2024-08-16T17:19:00Z" w16du:dateUtc="2024-08-16T21:19:00Z"/>
        </w:rPr>
      </w:pPr>
      <w:r>
        <w:t xml:space="preserve">For an organization to appear in this list, it must appear in our sources of edge data; details on </w:t>
      </w:r>
      <w:del w:id="22" w:author="Julie Radomski" w:date="2024-08-16T17:17:00Z" w16du:dateUtc="2024-08-16T21:17:00Z">
        <w:r w:rsidDel="00CB45C5">
          <w:delText>how organizations enter our data</w:delText>
        </w:r>
      </w:del>
      <w:ins w:id="23" w:author="Julie Radomski" w:date="2024-08-16T17:17:00Z" w16du:dateUtc="2024-08-16T21:17:00Z">
        <w:r w:rsidR="00CB45C5">
          <w:t>these sources</w:t>
        </w:r>
      </w:ins>
      <w:r>
        <w:t xml:space="preserve"> </w:t>
      </w:r>
      <w:proofErr w:type="gramStart"/>
      <w:r>
        <w:t>is</w:t>
      </w:r>
      <w:proofErr w:type="gramEnd"/>
      <w:r>
        <w:t xml:space="preserve"> provided in the second and third part of this document. Once an organization </w:t>
      </w:r>
      <w:del w:id="24" w:author="Julie Radomski" w:date="2024-08-16T17:17:00Z" w16du:dateUtc="2024-08-16T21:17:00Z">
        <w:r w:rsidDel="00CB45C5">
          <w:delText>appears in those data</w:delText>
        </w:r>
      </w:del>
      <w:ins w:id="25" w:author="Julie Radomski" w:date="2024-08-16T17:17:00Z" w16du:dateUtc="2024-08-16T21:17:00Z">
        <w:r w:rsidR="00CB45C5">
          <w:t>is added to our Coordination Structures or Contractual Agreements datasets</w:t>
        </w:r>
      </w:ins>
      <w:r>
        <w:t xml:space="preserve">, we </w:t>
      </w:r>
      <w:ins w:id="26" w:author="Julie Radomski" w:date="2024-08-16T17:18:00Z" w16du:dateUtc="2024-08-16T21:18:00Z">
        <w:r w:rsidR="00CB45C5">
          <w:t xml:space="preserve">also </w:t>
        </w:r>
      </w:ins>
      <w:r>
        <w:t xml:space="preserve">add it to </w:t>
      </w:r>
      <w:del w:id="27" w:author="Julie Radomski" w:date="2024-08-16T17:18:00Z" w16du:dateUtc="2024-08-16T21:18:00Z">
        <w:r w:rsidDel="00CB45C5">
          <w:delText xml:space="preserve">this </w:delText>
        </w:r>
      </w:del>
      <w:ins w:id="28" w:author="Julie Radomski" w:date="2024-08-16T17:18:00Z" w16du:dateUtc="2024-08-16T21:18:00Z">
        <w:r w:rsidR="00CB45C5">
          <w:t xml:space="preserve">the Organization </w:t>
        </w:r>
      </w:ins>
      <w:del w:id="29" w:author="Julie Radomski" w:date="2024-08-16T17:18:00Z" w16du:dateUtc="2024-08-16T21:18:00Z">
        <w:r w:rsidDel="00CB45C5">
          <w:delText>list</w:delText>
        </w:r>
      </w:del>
      <w:ins w:id="30" w:author="Julie Radomski" w:date="2024-08-16T17:18:00Z" w16du:dateUtc="2024-08-16T21:18:00Z">
        <w:r w:rsidR="00CB45C5">
          <w:t>List</w:t>
        </w:r>
      </w:ins>
      <w:r>
        <w:t xml:space="preserve">. </w:t>
      </w:r>
    </w:p>
    <w:p w14:paraId="5916C82F" w14:textId="77777777" w:rsidR="0032709B" w:rsidRDefault="0032709B">
      <w:pPr>
        <w:rPr>
          <w:ins w:id="31" w:author="Julie Radomski" w:date="2024-08-16T17:19:00Z" w16du:dateUtc="2024-08-16T21:19:00Z"/>
        </w:rPr>
      </w:pPr>
    </w:p>
    <w:p w14:paraId="0000000B" w14:textId="18DCC8A1" w:rsidR="007D10DD" w:rsidRDefault="00000000">
      <w:r>
        <w:t xml:space="preserve">We use additional online sources to collect information on </w:t>
      </w:r>
      <w:del w:id="32" w:author="Julie Radomski" w:date="2024-08-16T17:20:00Z" w16du:dateUtc="2024-08-16T21:20:00Z">
        <w:r w:rsidDel="0032709B">
          <w:delText xml:space="preserve">these </w:delText>
        </w:r>
      </w:del>
      <w:ins w:id="33" w:author="Julie Radomski" w:date="2024-08-16T17:20:00Z" w16du:dateUtc="2024-08-16T21:20:00Z">
        <w:r w:rsidR="0032709B">
          <w:t xml:space="preserve">each </w:t>
        </w:r>
      </w:ins>
      <w:r>
        <w:t>organization</w:t>
      </w:r>
      <w:del w:id="34" w:author="Julie Radomski" w:date="2024-08-16T17:26:00Z" w16du:dateUtc="2024-08-16T21:26:00Z">
        <w:r w:rsidDel="0032709B">
          <w:delText>s</w:delText>
        </w:r>
      </w:del>
      <w:del w:id="35" w:author="Julie Radomski" w:date="2024-08-16T17:25:00Z" w16du:dateUtc="2024-08-16T21:25:00Z">
        <w:r w:rsidDel="0032709B">
          <w:delText>, as described in Annex 2</w:delText>
        </w:r>
      </w:del>
      <w:r>
        <w:t>.</w:t>
      </w:r>
      <w:ins w:id="36" w:author="Julie Radomski" w:date="2024-08-16T17:20:00Z" w16du:dateUtc="2024-08-16T21:20:00Z">
        <w:r w:rsidR="0032709B">
          <w:t xml:space="preserve"> </w:t>
        </w:r>
      </w:ins>
      <w:ins w:id="37" w:author="Julie Radomski" w:date="2024-08-16T17:26:00Z" w16du:dateUtc="2024-08-16T21:26:00Z">
        <w:r w:rsidR="0032709B">
          <w:t>In this section, we provide a detailed description of each data source used in coding organization-level information.</w:t>
        </w:r>
      </w:ins>
    </w:p>
    <w:p w14:paraId="0000000C" w14:textId="77777777" w:rsidR="007D10DD" w:rsidRDefault="007D10DD"/>
    <w:p w14:paraId="00000011" w14:textId="1ECEA4E4" w:rsidR="007D10DD" w:rsidRPr="0032709B" w:rsidRDefault="00000000">
      <w:commentRangeStart w:id="38"/>
      <w:del w:id="39" w:author="Julie Radomski" w:date="2024-08-16T17:25:00Z" w16du:dateUtc="2024-08-16T21:25:00Z">
        <w:r w:rsidDel="0032709B">
          <w:delText>For international organizations, including inter-governmental organizations (IGOs), bilateral agencies, multilateral agencies, foundations, and international non-governmental organizations (INGOs), we gather basic information on the organization from the Yearbook of International Organizations (YIO). For UN agencies, we rely on official UN data sources on the UN System; all UN agencies are coded in English in our data. In our case study countries (Burundi, Sudan, and Colombia), we additionally gather information on in-country presence of international actors, relying on organizations’ own websites or social media presence. For national actors, including government actors, national NGOs (NNGOs), and other civil society actors, we also primarily rely on organizations’ websites and social media presence. We do the same for private and public companies</w:delText>
        </w:r>
      </w:del>
      <w:r>
        <w:t xml:space="preserve">. </w:t>
      </w:r>
      <w:commentRangeEnd w:id="38"/>
      <w:r w:rsidR="0032709B">
        <w:rPr>
          <w:rStyle w:val="CommentReference"/>
        </w:rPr>
        <w:commentReference w:id="38"/>
      </w:r>
      <w:r>
        <w:t xml:space="preserve">While we do not systematically triangulate </w:t>
      </w:r>
      <w:del w:id="40" w:author="Julie Radomski" w:date="2024-08-16T17:21:00Z" w16du:dateUtc="2024-08-16T21:21:00Z">
        <w:r w:rsidDel="0032709B">
          <w:delText xml:space="preserve">these </w:delText>
        </w:r>
      </w:del>
      <w:r>
        <w:t xml:space="preserve">organizations </w:t>
      </w:r>
      <w:del w:id="41" w:author="Julie Radomski" w:date="2024-08-16T17:21:00Z" w16du:dateUtc="2024-08-16T21:21:00Z">
        <w:r w:rsidDel="0032709B">
          <w:delText xml:space="preserve">in </w:delText>
        </w:r>
      </w:del>
      <w:ins w:id="42" w:author="Julie Radomski" w:date="2024-08-16T17:21:00Z" w16du:dateUtc="2024-08-16T21:21:00Z">
        <w:r w:rsidR="0032709B">
          <w:t xml:space="preserve">across </w:t>
        </w:r>
      </w:ins>
      <w:r>
        <w:t xml:space="preserve">multiple data sources to identify their presence or activities, we do compare our list with other sources. For example, we use the Correlates </w:t>
      </w:r>
      <w:r>
        <w:lastRenderedPageBreak/>
        <w:t xml:space="preserve">of War (COW) dataset to determine whether an organization is classified as an IGO and for data on its in-country presence; our use of the Yearbook of International Organizations helps to identify when organizations overlap in our data and other data sources. </w:t>
      </w:r>
      <w:del w:id="43" w:author="Julie Radomski" w:date="2024-08-16T17:26:00Z" w16du:dateUtc="2024-08-16T21:26:00Z">
        <w:r w:rsidDel="0032709B">
          <w:delText>In this section, we provide a detailed description of each data source used in coding organization-level information.</w:delText>
        </w:r>
      </w:del>
      <w:bookmarkStart w:id="44" w:name="_heading=h.3znysh7" w:colFirst="0" w:colLast="0"/>
      <w:bookmarkEnd w:id="44"/>
      <w:ins w:id="45" w:author="Julie Radomski" w:date="2024-08-16T17:30:00Z" w16du:dateUtc="2024-08-16T21:30:00Z">
        <w:r w:rsidR="000A7D7C">
          <w:t xml:space="preserve"> The coding rules for utilizing each of these data sources are described in Annex 2.</w:t>
        </w:r>
      </w:ins>
    </w:p>
    <w:p w14:paraId="00000012" w14:textId="77777777" w:rsidR="007D10DD" w:rsidRDefault="007D10DD">
      <w:pPr>
        <w:rPr>
          <w:b/>
        </w:rPr>
      </w:pPr>
    </w:p>
    <w:p w14:paraId="00000013" w14:textId="77777777" w:rsidR="007D10DD" w:rsidRPr="00AC074A" w:rsidRDefault="00000000" w:rsidP="00AC074A">
      <w:pPr>
        <w:pStyle w:val="Heading2"/>
      </w:pPr>
      <w:bookmarkStart w:id="46" w:name="_Toc174874594"/>
      <w:r w:rsidRPr="00AC074A">
        <w:t>Data sources on UN Agencies</w:t>
      </w:r>
      <w:bookmarkEnd w:id="46"/>
    </w:p>
    <w:p w14:paraId="00000014" w14:textId="7BC77634" w:rsidR="007D10DD" w:rsidRDefault="00000000">
      <w:pPr>
        <w:rPr>
          <w:color w:val="000000"/>
        </w:rPr>
      </w:pPr>
      <w:bookmarkStart w:id="47" w:name="_heading=h.2et92p0" w:colFirst="0" w:colLast="0"/>
      <w:bookmarkEnd w:id="47"/>
      <w:r>
        <w:rPr>
          <w:color w:val="000000"/>
        </w:rPr>
        <w:t>We rely on the UN System Chart to gather information on UN Agencies. Through the UN’s website, we access the UN System Charts in three languages: English,</w:t>
      </w:r>
      <w:r>
        <w:rPr>
          <w:color w:val="000000"/>
          <w:vertAlign w:val="superscript"/>
        </w:rPr>
        <w:footnoteReference w:id="1"/>
      </w:r>
      <w:r>
        <w:rPr>
          <w:color w:val="000000"/>
        </w:rPr>
        <w:t xml:space="preserve"> French,</w:t>
      </w:r>
      <w:r>
        <w:rPr>
          <w:color w:val="000000"/>
          <w:vertAlign w:val="superscript"/>
        </w:rPr>
        <w:footnoteReference w:id="2"/>
      </w:r>
      <w:r>
        <w:rPr>
          <w:color w:val="000000"/>
        </w:rPr>
        <w:t xml:space="preserve"> and Spanish.</w:t>
      </w:r>
      <w:r>
        <w:rPr>
          <w:color w:val="000000"/>
          <w:vertAlign w:val="superscript"/>
        </w:rPr>
        <w:footnoteReference w:id="3"/>
      </w:r>
      <w:r>
        <w:rPr>
          <w:color w:val="000000"/>
        </w:rPr>
        <w:t xml:space="preserve"> </w:t>
      </w:r>
      <w:del w:id="49" w:author="Julie Radomski" w:date="2024-08-16T17:29:00Z" w16du:dateUtc="2024-08-16T21:29:00Z">
        <w:r w:rsidDel="000A7D7C">
          <w:rPr>
            <w:color w:val="000000"/>
          </w:rPr>
          <w:delText>We come across these languages most often; i</w:delText>
        </w:r>
      </w:del>
      <w:ins w:id="50" w:author="Julie Radomski" w:date="2024-08-16T17:29:00Z" w16du:dateUtc="2024-08-16T21:29:00Z">
        <w:r w:rsidR="000A7D7C">
          <w:rPr>
            <w:color w:val="000000"/>
          </w:rPr>
          <w:t>I</w:t>
        </w:r>
      </w:ins>
      <w:r>
        <w:rPr>
          <w:color w:val="000000"/>
        </w:rPr>
        <w:t>f another language is required, we use the UN’s official website(s) to translate agency names. UN agencies are always coded in English, even when reported in other languages.</w:t>
      </w:r>
    </w:p>
    <w:p w14:paraId="00000015" w14:textId="77777777" w:rsidR="007D10DD" w:rsidRDefault="007D10DD">
      <w:pPr>
        <w:rPr>
          <w:b/>
          <w:color w:val="000000"/>
        </w:rPr>
      </w:pPr>
    </w:p>
    <w:p w14:paraId="00000016" w14:textId="77777777" w:rsidR="007D10DD" w:rsidRDefault="00000000" w:rsidP="00AC074A">
      <w:pPr>
        <w:pStyle w:val="Heading2"/>
      </w:pPr>
      <w:bookmarkStart w:id="51" w:name="_heading=h.tyjcwt" w:colFirst="0" w:colLast="0"/>
      <w:bookmarkStart w:id="52" w:name="_Toc174874595"/>
      <w:bookmarkEnd w:id="51"/>
      <w:r>
        <w:t>Data sources on all other organizations</w:t>
      </w:r>
      <w:bookmarkEnd w:id="52"/>
    </w:p>
    <w:p w14:paraId="00000017" w14:textId="3228CF4D" w:rsidR="007D10DD" w:rsidRDefault="00000000">
      <w:r>
        <w:rPr>
          <w:color w:val="000000"/>
        </w:rPr>
        <w:t xml:space="preserve">We gather data </w:t>
      </w:r>
      <w:del w:id="53" w:author="Cavero Sanchez, Cecilia" w:date="2024-09-18T07:11:00Z" w16du:dateUtc="2024-09-18T11:11:00Z">
        <w:r w:rsidDel="005967F4">
          <w:rPr>
            <w:color w:val="000000"/>
          </w:rPr>
          <w:delText xml:space="preserve">from </w:delText>
        </w:r>
      </w:del>
      <w:r>
        <w:rPr>
          <w:color w:val="000000"/>
        </w:rPr>
        <w:t>primarily from (1) the Yearbook of International Organizations (YIO); and then use web searching to find (2) organizations’ official websites, (3) organization directories, and (4) organizations’ social media pages.</w:t>
      </w:r>
      <w:ins w:id="54" w:author="Julie Radomski" w:date="2024-08-16T17:40:00Z" w16du:dateUtc="2024-08-16T21:40:00Z">
        <w:r w:rsidR="003D2CB8">
          <w:rPr>
            <w:color w:val="000000"/>
          </w:rPr>
          <w:t xml:space="preserve"> The full hierarchy of information used for Organization List coding is described in Annex 2.</w:t>
        </w:r>
      </w:ins>
      <w:r>
        <w:br/>
      </w:r>
    </w:p>
    <w:p w14:paraId="00000018" w14:textId="77777777" w:rsidR="007D10DD" w:rsidRDefault="00000000">
      <w:pPr>
        <w:numPr>
          <w:ilvl w:val="0"/>
          <w:numId w:val="10"/>
        </w:numPr>
        <w:rPr>
          <w:color w:val="000000"/>
        </w:rPr>
      </w:pPr>
      <w:r>
        <w:rPr>
          <w:color w:val="000000"/>
        </w:rPr>
        <w:t>The Yearbook of International Organizations (YIO)</w:t>
      </w:r>
    </w:p>
    <w:p w14:paraId="00000019" w14:textId="77777777" w:rsidR="007D10DD" w:rsidRDefault="00000000">
      <w:pPr>
        <w:numPr>
          <w:ilvl w:val="1"/>
          <w:numId w:val="10"/>
        </w:numPr>
      </w:pPr>
      <w:r>
        <w:rPr>
          <w:color w:val="000000"/>
        </w:rPr>
        <w:t>This is a database managed by the Union of International Associations (UIA).</w:t>
      </w:r>
      <w:r>
        <w:rPr>
          <w:color w:val="000000"/>
          <w:vertAlign w:val="superscript"/>
        </w:rPr>
        <w:footnoteReference w:id="4"/>
      </w:r>
      <w:r>
        <w:rPr>
          <w:color w:val="000000"/>
        </w:rPr>
        <w:t xml:space="preserve"> Their online database includes detailed information on thousands of international organizations around the world, including intergovernmental organizations (IGOs) and international non-governmental organizations (INGOs). </w:t>
      </w:r>
    </w:p>
    <w:p w14:paraId="0000001A" w14:textId="77777777" w:rsidR="007D10DD" w:rsidRDefault="00000000">
      <w:pPr>
        <w:numPr>
          <w:ilvl w:val="1"/>
          <w:numId w:val="10"/>
        </w:numPr>
      </w:pPr>
      <w:r>
        <w:rPr>
          <w:color w:val="000000"/>
        </w:rPr>
        <w:t>We search each organization in this database to retrieve information on founding year, headquarters, and accurate spelling/acronyms.</w:t>
      </w:r>
    </w:p>
    <w:p w14:paraId="0000001B" w14:textId="7E943197" w:rsidR="007D10DD" w:rsidRDefault="00000000">
      <w:pPr>
        <w:numPr>
          <w:ilvl w:val="1"/>
          <w:numId w:val="10"/>
        </w:numPr>
        <w:rPr>
          <w:color w:val="000000"/>
        </w:rPr>
      </w:pPr>
      <w:r>
        <w:rPr>
          <w:color w:val="000000"/>
        </w:rPr>
        <w:t>Additionally, we use YIO</w:t>
      </w:r>
      <w:ins w:id="55" w:author="Julie Radomski" w:date="2024-08-16T17:31:00Z" w16du:dateUtc="2024-08-16T21:31:00Z">
        <w:r w:rsidR="000A7D7C">
          <w:rPr>
            <w:color w:val="000000"/>
          </w:rPr>
          <w:t xml:space="preserve"> classifications</w:t>
        </w:r>
      </w:ins>
      <w:r>
        <w:rPr>
          <w:color w:val="000000"/>
        </w:rPr>
        <w:t xml:space="preserve"> to determine organization type when available</w:t>
      </w:r>
      <w:del w:id="56" w:author="Julie Radomski" w:date="2024-08-16T17:31:00Z" w16du:dateUtc="2024-08-16T21:31:00Z">
        <w:r w:rsidDel="000A7D7C">
          <w:rPr>
            <w:color w:val="000000"/>
          </w:rPr>
          <w:delText>; it classifies organizations into different categories</w:delText>
        </w:r>
      </w:del>
      <w:r>
        <w:rPr>
          <w:color w:val="000000"/>
        </w:rPr>
        <w:t xml:space="preserve">. </w:t>
      </w:r>
      <w:commentRangeStart w:id="57"/>
      <w:r>
        <w:rPr>
          <w:color w:val="000000"/>
        </w:rPr>
        <w:t>YIO Classification: Type 1 Code shows the level of “internationality” or status.</w:t>
      </w:r>
      <w:r>
        <w:rPr>
          <w:color w:val="000000"/>
          <w:vertAlign w:val="superscript"/>
        </w:rPr>
        <w:footnoteReference w:id="5"/>
      </w:r>
      <w:r>
        <w:rPr>
          <w:color w:val="000000"/>
        </w:rPr>
        <w:t xml:space="preserve"> We use the Type 1 Code guide to fill out the YIO Classification column in our dataset.</w:t>
      </w:r>
      <w:commentRangeEnd w:id="57"/>
      <w:r w:rsidR="00773324">
        <w:rPr>
          <w:rStyle w:val="CommentReference"/>
        </w:rPr>
        <w:commentReference w:id="57"/>
      </w:r>
    </w:p>
    <w:p w14:paraId="0000001C" w14:textId="77777777" w:rsidR="007D10DD" w:rsidRDefault="007D10DD">
      <w:pPr>
        <w:rPr>
          <w:color w:val="000000"/>
        </w:rPr>
      </w:pPr>
    </w:p>
    <w:p w14:paraId="0000001D" w14:textId="77777777" w:rsidR="007D10DD" w:rsidRDefault="00000000">
      <w:pPr>
        <w:numPr>
          <w:ilvl w:val="0"/>
          <w:numId w:val="10"/>
        </w:numPr>
        <w:rPr>
          <w:color w:val="000000"/>
        </w:rPr>
      </w:pPr>
      <w:r>
        <w:rPr>
          <w:color w:val="000000"/>
        </w:rPr>
        <w:t>Organizations’ own websites</w:t>
      </w:r>
    </w:p>
    <w:p w14:paraId="0000001E" w14:textId="181F07C7" w:rsidR="007D10DD" w:rsidRDefault="00000000">
      <w:pPr>
        <w:numPr>
          <w:ilvl w:val="1"/>
          <w:numId w:val="10"/>
        </w:numPr>
        <w:rPr>
          <w:color w:val="000000"/>
        </w:rPr>
      </w:pPr>
      <w:r>
        <w:rPr>
          <w:color w:val="000000"/>
        </w:rPr>
        <w:t xml:space="preserve">Many organizations (especially domestic, e.g., NNGOs and government actors) </w:t>
      </w:r>
      <w:del w:id="58" w:author="Julie Radomski" w:date="2024-08-16T17:32:00Z" w16du:dateUtc="2024-08-16T21:32:00Z">
        <w:r w:rsidDel="000A7D7C">
          <w:rPr>
            <w:color w:val="000000"/>
          </w:rPr>
          <w:delText xml:space="preserve">will </w:delText>
        </w:r>
      </w:del>
      <w:ins w:id="59" w:author="Julie Radomski" w:date="2024-08-16T17:32:00Z" w16du:dateUtc="2024-08-16T21:32:00Z">
        <w:r w:rsidR="000A7D7C">
          <w:rPr>
            <w:color w:val="000000"/>
          </w:rPr>
          <w:t xml:space="preserve">are </w:t>
        </w:r>
      </w:ins>
      <w:r>
        <w:rPr>
          <w:color w:val="000000"/>
        </w:rPr>
        <w:t xml:space="preserve">not </w:t>
      </w:r>
      <w:del w:id="60" w:author="Julie Radomski" w:date="2024-08-16T17:32:00Z" w16du:dateUtc="2024-08-16T21:32:00Z">
        <w:r w:rsidDel="000A7D7C">
          <w:rPr>
            <w:color w:val="000000"/>
          </w:rPr>
          <w:delText xml:space="preserve">be </w:delText>
        </w:r>
      </w:del>
      <w:ins w:id="61" w:author="Julie Radomski" w:date="2024-08-16T17:32:00Z" w16du:dateUtc="2024-08-16T21:32:00Z">
        <w:r w:rsidR="000A7D7C">
          <w:rPr>
            <w:color w:val="000000"/>
          </w:rPr>
          <w:t xml:space="preserve">included </w:t>
        </w:r>
      </w:ins>
      <w:r>
        <w:rPr>
          <w:color w:val="000000"/>
        </w:rPr>
        <w:t xml:space="preserve">in YIO. In this case, we google the name of the organization and add [country name] (e.g., “COOP Cooperativa </w:t>
      </w:r>
      <w:proofErr w:type="spellStart"/>
      <w:r>
        <w:rPr>
          <w:color w:val="000000"/>
        </w:rPr>
        <w:t>financiera</w:t>
      </w:r>
      <w:proofErr w:type="spellEnd"/>
      <w:r>
        <w:rPr>
          <w:color w:val="000000"/>
        </w:rPr>
        <w:t xml:space="preserve"> Colombia”. </w:t>
      </w:r>
      <w:del w:id="62" w:author="Julie Radomski" w:date="2024-08-16T17:33:00Z" w16du:dateUtc="2024-08-16T21:33:00Z">
        <w:r w:rsidDel="000A7D7C">
          <w:rPr>
            <w:color w:val="000000"/>
          </w:rPr>
          <w:delText>This can reduce search results with the same name in different countries. In certain cases, the country name in the main language of the country might be different from the country name in English. In such cases, try the search with the name in English and again with the country name in the original language (e.g.,the acronym for the Democratic Republic of the Congo [DRC] is RDC in French, so we try the search with “DRC” and then with “RDC”).</w:delText>
        </w:r>
      </w:del>
      <w:ins w:id="63" w:author="Julie Radomski" w:date="2024-08-16T17:33:00Z" w16du:dateUtc="2024-08-16T21:33:00Z">
        <w:r w:rsidR="000A7D7C">
          <w:rPr>
            <w:color w:val="000000"/>
          </w:rPr>
          <w:t xml:space="preserve">Further instructions on finding and using organizations’ websites </w:t>
        </w:r>
        <w:proofErr w:type="gramStart"/>
        <w:r w:rsidR="000A7D7C">
          <w:rPr>
            <w:color w:val="000000"/>
          </w:rPr>
          <w:t>is</w:t>
        </w:r>
        <w:proofErr w:type="gramEnd"/>
        <w:r w:rsidR="000A7D7C">
          <w:rPr>
            <w:color w:val="000000"/>
          </w:rPr>
          <w:t xml:space="preserve"> included in Annex 2.</w:t>
        </w:r>
      </w:ins>
    </w:p>
    <w:p w14:paraId="0000001F" w14:textId="77777777" w:rsidR="007D10DD" w:rsidRDefault="007D10DD">
      <w:pPr>
        <w:ind w:left="1440"/>
        <w:rPr>
          <w:color w:val="000000"/>
        </w:rPr>
      </w:pPr>
    </w:p>
    <w:p w14:paraId="00000020" w14:textId="77777777" w:rsidR="007D10DD" w:rsidRDefault="007D10DD">
      <w:pPr>
        <w:ind w:left="720"/>
        <w:rPr>
          <w:color w:val="000000"/>
        </w:rPr>
      </w:pPr>
    </w:p>
    <w:p w14:paraId="00000021" w14:textId="77777777" w:rsidR="007D10DD" w:rsidRDefault="00000000">
      <w:pPr>
        <w:numPr>
          <w:ilvl w:val="0"/>
          <w:numId w:val="10"/>
        </w:numPr>
        <w:rPr>
          <w:color w:val="000000"/>
        </w:rPr>
      </w:pPr>
      <w:r>
        <w:rPr>
          <w:color w:val="000000"/>
        </w:rPr>
        <w:t>Organization directories</w:t>
      </w:r>
    </w:p>
    <w:p w14:paraId="00000022" w14:textId="2F073FD4" w:rsidR="007D10DD" w:rsidRDefault="00000000">
      <w:pPr>
        <w:numPr>
          <w:ilvl w:val="1"/>
          <w:numId w:val="10"/>
        </w:numPr>
        <w:rPr>
          <w:color w:val="000000"/>
        </w:rPr>
      </w:pPr>
      <w:del w:id="64" w:author="Julie Radomski" w:date="2024-08-16T17:34:00Z" w16du:dateUtc="2024-08-16T21:34:00Z">
        <w:r w:rsidDel="003D2CB8">
          <w:rPr>
            <w:color w:val="000000"/>
          </w:rPr>
          <w:lastRenderedPageBreak/>
          <w:delText>Sometimes</w:delText>
        </w:r>
      </w:del>
      <w:del w:id="65" w:author="Julie Radomski" w:date="2024-08-16T17:33:00Z" w16du:dateUtc="2024-08-16T21:33:00Z">
        <w:r w:rsidDel="003D2CB8">
          <w:rPr>
            <w:color w:val="000000"/>
          </w:rPr>
          <w:delText>,</w:delText>
        </w:r>
      </w:del>
      <w:del w:id="66" w:author="Julie Radomski" w:date="2024-08-16T17:34:00Z" w16du:dateUtc="2024-08-16T21:34:00Z">
        <w:r w:rsidDel="003D2CB8">
          <w:rPr>
            <w:color w:val="000000"/>
          </w:rPr>
          <w:delText xml:space="preserve"> we cannot find i</w:delText>
        </w:r>
      </w:del>
      <w:ins w:id="67" w:author="Julie Radomski" w:date="2024-08-16T17:34:00Z" w16du:dateUtc="2024-08-16T21:34:00Z">
        <w:r w:rsidR="003D2CB8">
          <w:rPr>
            <w:color w:val="000000"/>
          </w:rPr>
          <w:t>In some cases, i</w:t>
        </w:r>
      </w:ins>
      <w:r>
        <w:rPr>
          <w:color w:val="000000"/>
        </w:rPr>
        <w:t xml:space="preserve">nformation </w:t>
      </w:r>
      <w:ins w:id="68" w:author="Julie Radomski" w:date="2024-08-16T17:34:00Z" w16du:dateUtc="2024-08-16T21:34:00Z">
        <w:r w:rsidR="003D2CB8">
          <w:rPr>
            <w:color w:val="000000"/>
          </w:rPr>
          <w:t xml:space="preserve">about certain organizations is not available </w:t>
        </w:r>
      </w:ins>
      <w:del w:id="69" w:author="Julie Radomski" w:date="2024-08-16T17:34:00Z" w16du:dateUtc="2024-08-16T21:34:00Z">
        <w:r w:rsidDel="003D2CB8">
          <w:rPr>
            <w:color w:val="000000"/>
          </w:rPr>
          <w:delText xml:space="preserve">about organizations </w:delText>
        </w:r>
      </w:del>
      <w:r>
        <w:rPr>
          <w:color w:val="000000"/>
        </w:rPr>
        <w:t xml:space="preserve">in YIO nor </w:t>
      </w:r>
      <w:del w:id="70" w:author="Julie Radomski" w:date="2024-08-16T17:34:00Z" w16du:dateUtc="2024-08-16T21:34:00Z">
        <w:r w:rsidDel="003D2CB8">
          <w:rPr>
            <w:color w:val="000000"/>
          </w:rPr>
          <w:delText xml:space="preserve">will </w:delText>
        </w:r>
      </w:del>
      <w:ins w:id="71" w:author="Julie Radomski" w:date="2024-08-16T17:34:00Z" w16du:dateUtc="2024-08-16T21:34:00Z">
        <w:r w:rsidR="003D2CB8">
          <w:rPr>
            <w:color w:val="000000"/>
          </w:rPr>
          <w:t xml:space="preserve">do </w:t>
        </w:r>
      </w:ins>
      <w:r>
        <w:rPr>
          <w:color w:val="000000"/>
        </w:rPr>
        <w:t>they hav</w:t>
      </w:r>
      <w:r>
        <w:t>e their own websites. As such, we rely on directories that collect information on organizations, whether those be international or national.</w:t>
      </w:r>
    </w:p>
    <w:p w14:paraId="00000023" w14:textId="0D1F151F" w:rsidR="007D10DD" w:rsidRDefault="00000000">
      <w:pPr>
        <w:numPr>
          <w:ilvl w:val="1"/>
          <w:numId w:val="10"/>
        </w:numPr>
        <w:rPr>
          <w:color w:val="000000"/>
        </w:rPr>
      </w:pPr>
      <w:r>
        <w:t>Often, national directories will be in the country’s most prevalent language</w:t>
      </w:r>
      <w:del w:id="72" w:author="Julie Radomski" w:date="2024-08-16T17:36:00Z" w16du:dateUtc="2024-08-16T21:36:00Z">
        <w:r w:rsidDel="003D2CB8">
          <w:delText xml:space="preserve">, and we use </w:delText>
        </w:r>
        <w:r w:rsidDel="003D2CB8">
          <w:rPr>
            <w:color w:val="000000"/>
          </w:rPr>
          <w:delText>the language by which the organization identifies</w:delText>
        </w:r>
      </w:del>
      <w:r>
        <w:rPr>
          <w:color w:val="000000"/>
        </w:rPr>
        <w:t xml:space="preserve">. Examples of such websites for Colombia are 1) </w:t>
      </w:r>
      <w:hyperlink r:id="rId13">
        <w:r>
          <w:rPr>
            <w:color w:val="1155CC"/>
            <w:u w:val="single"/>
          </w:rPr>
          <w:t>https://www.informacolombia.com/directorio-empresas</w:t>
        </w:r>
      </w:hyperlink>
      <w:r>
        <w:rPr>
          <w:color w:val="000000"/>
        </w:rPr>
        <w:t xml:space="preserve"> and 2) </w:t>
      </w:r>
      <w:hyperlink r:id="rId14">
        <w:r>
          <w:rPr>
            <w:color w:val="1155CC"/>
            <w:u w:val="single"/>
          </w:rPr>
          <w:t>https://empresite.eleconomistaamerica.co/</w:t>
        </w:r>
      </w:hyperlink>
    </w:p>
    <w:p w14:paraId="00000024" w14:textId="21367E94" w:rsidR="007D10DD" w:rsidRDefault="00000000">
      <w:pPr>
        <w:numPr>
          <w:ilvl w:val="1"/>
          <w:numId w:val="10"/>
        </w:numPr>
        <w:rPr>
          <w:color w:val="000000"/>
        </w:rPr>
      </w:pPr>
      <w:r>
        <w:rPr>
          <w:color w:val="000000"/>
        </w:rPr>
        <w:t xml:space="preserve">We also use </w:t>
      </w:r>
      <w:del w:id="73" w:author="Julie Radomski" w:date="2024-08-16T17:36:00Z" w16du:dateUtc="2024-08-16T21:36:00Z">
        <w:r w:rsidDel="003D2CB8">
          <w:rPr>
            <w:color w:val="000000"/>
          </w:rPr>
          <w:delText xml:space="preserve">some </w:delText>
        </w:r>
      </w:del>
      <w:r>
        <w:rPr>
          <w:color w:val="000000"/>
        </w:rPr>
        <w:t xml:space="preserve">international directories when we cannot find other sources. These range from company listings to NGO directories like </w:t>
      </w:r>
      <w:proofErr w:type="spellStart"/>
      <w:r>
        <w:rPr>
          <w:color w:val="000000"/>
        </w:rPr>
        <w:t>Devex</w:t>
      </w:r>
      <w:proofErr w:type="spellEnd"/>
      <w:r>
        <w:rPr>
          <w:color w:val="000000"/>
        </w:rPr>
        <w:t>.</w:t>
      </w:r>
    </w:p>
    <w:p w14:paraId="00000025" w14:textId="7B180226" w:rsidR="007D10DD" w:rsidRDefault="00000000">
      <w:pPr>
        <w:numPr>
          <w:ilvl w:val="1"/>
          <w:numId w:val="10"/>
        </w:numPr>
        <w:rPr>
          <w:color w:val="000000"/>
        </w:rPr>
      </w:pPr>
      <w:r>
        <w:rPr>
          <w:color w:val="000000"/>
        </w:rPr>
        <w:t xml:space="preserve">These directories provide basic information such as address and organization type. </w:t>
      </w:r>
      <w:del w:id="74" w:author="Julie Radomski" w:date="2024-08-16T17:37:00Z" w16du:dateUtc="2024-08-16T21:37:00Z">
        <w:r w:rsidDel="003D2CB8">
          <w:rPr>
            <w:color w:val="000000"/>
          </w:rPr>
          <w:delText>Although they do not always provide all the information, it is a good starting point when it is difficult to locate the organization’s website.</w:delText>
        </w:r>
      </w:del>
    </w:p>
    <w:p w14:paraId="00000026" w14:textId="77777777" w:rsidR="007D10DD" w:rsidRDefault="007D10DD">
      <w:pPr>
        <w:pBdr>
          <w:top w:val="nil"/>
          <w:left w:val="nil"/>
          <w:bottom w:val="nil"/>
          <w:right w:val="nil"/>
          <w:between w:val="nil"/>
        </w:pBdr>
        <w:rPr>
          <w:rFonts w:eastAsia="Garamond" w:cs="Garamond"/>
          <w:color w:val="000000"/>
        </w:rPr>
      </w:pPr>
    </w:p>
    <w:p w14:paraId="00000027" w14:textId="77777777" w:rsidR="007D10DD" w:rsidRDefault="00000000">
      <w:pPr>
        <w:numPr>
          <w:ilvl w:val="0"/>
          <w:numId w:val="10"/>
        </w:numPr>
        <w:rPr>
          <w:color w:val="000000"/>
        </w:rPr>
      </w:pPr>
      <w:r>
        <w:rPr>
          <w:color w:val="000000"/>
        </w:rPr>
        <w:t>Organizations’ official social media pages</w:t>
      </w:r>
    </w:p>
    <w:p w14:paraId="00000028" w14:textId="242F9159" w:rsidR="007D10DD" w:rsidRDefault="00000000">
      <w:pPr>
        <w:numPr>
          <w:ilvl w:val="1"/>
          <w:numId w:val="10"/>
        </w:numPr>
      </w:pPr>
      <w:r>
        <w:rPr>
          <w:color w:val="000000"/>
        </w:rPr>
        <w:t xml:space="preserve">The organization’s Facebook and LinkedIn pages, when available, are used when other sources are </w:t>
      </w:r>
      <w:del w:id="75" w:author="Julie Radomski" w:date="2024-08-16T17:37:00Z" w16du:dateUtc="2024-08-16T21:37:00Z">
        <w:r w:rsidDel="003D2CB8">
          <w:rPr>
            <w:color w:val="000000"/>
          </w:rPr>
          <w:delText>difficult to find, especially to obtain the founding year</w:delText>
        </w:r>
      </w:del>
      <w:ins w:id="76" w:author="Julie Radomski" w:date="2024-08-16T17:37:00Z" w16du:dateUtc="2024-08-16T21:37:00Z">
        <w:r w:rsidR="003D2CB8">
          <w:rPr>
            <w:color w:val="000000"/>
          </w:rPr>
          <w:t>unavailable</w:t>
        </w:r>
      </w:ins>
      <w:r>
        <w:rPr>
          <w:color w:val="000000"/>
        </w:rPr>
        <w:t xml:space="preserve">. We </w:t>
      </w:r>
      <w:del w:id="77" w:author="Julie Radomski" w:date="2024-08-16T17:37:00Z" w16du:dateUtc="2024-08-16T21:37:00Z">
        <w:r w:rsidDel="003D2CB8">
          <w:rPr>
            <w:color w:val="000000"/>
          </w:rPr>
          <w:delText xml:space="preserve">make special note to </w:delText>
        </w:r>
      </w:del>
      <w:r>
        <w:rPr>
          <w:color w:val="000000"/>
        </w:rPr>
        <w:t xml:space="preserve">cross check </w:t>
      </w:r>
      <w:del w:id="78" w:author="Julie Radomski" w:date="2024-08-16T17:37:00Z" w16du:dateUtc="2024-08-16T21:37:00Z">
        <w:r w:rsidDel="003D2CB8">
          <w:rPr>
            <w:color w:val="000000"/>
          </w:rPr>
          <w:delText xml:space="preserve">these </w:delText>
        </w:r>
      </w:del>
      <w:r>
        <w:rPr>
          <w:color w:val="000000"/>
        </w:rPr>
        <w:t xml:space="preserve">social media pages </w:t>
      </w:r>
      <w:del w:id="79" w:author="Julie Radomski" w:date="2024-08-16T17:39:00Z" w16du:dateUtc="2024-08-16T21:39:00Z">
        <w:r w:rsidDel="003D2CB8">
          <w:rPr>
            <w:color w:val="000000"/>
          </w:rPr>
          <w:delText xml:space="preserve">as there may be different entities with the same name in other countries. Note: we try </w:delText>
        </w:r>
      </w:del>
      <w:ins w:id="80" w:author="Julie Radomski" w:date="2024-08-16T17:39:00Z" w16du:dateUtc="2024-08-16T21:39:00Z">
        <w:r w:rsidR="003D2CB8">
          <w:rPr>
            <w:color w:val="000000"/>
          </w:rPr>
          <w:t xml:space="preserve">and do </w:t>
        </w:r>
      </w:ins>
      <w:r>
        <w:rPr>
          <w:color w:val="000000"/>
        </w:rPr>
        <w:t xml:space="preserve">not </w:t>
      </w:r>
      <w:del w:id="81" w:author="Julie Radomski" w:date="2024-08-16T17:39:00Z" w16du:dateUtc="2024-08-16T21:39:00Z">
        <w:r w:rsidDel="003D2CB8">
          <w:rPr>
            <w:color w:val="000000"/>
          </w:rPr>
          <w:delText xml:space="preserve">to </w:delText>
        </w:r>
      </w:del>
      <w:r>
        <w:rPr>
          <w:color w:val="000000"/>
        </w:rPr>
        <w:t xml:space="preserve">solely depend on information from these sites unless </w:t>
      </w:r>
      <w:del w:id="82" w:author="Julie Radomski" w:date="2024-08-16T17:38:00Z" w16du:dateUtc="2024-08-16T21:38:00Z">
        <w:r w:rsidDel="003D2CB8">
          <w:rPr>
            <w:color w:val="000000"/>
          </w:rPr>
          <w:delText xml:space="preserve">the </w:delText>
        </w:r>
      </w:del>
      <w:r>
        <w:rPr>
          <w:color w:val="000000"/>
        </w:rPr>
        <w:t>links</w:t>
      </w:r>
      <w:ins w:id="83" w:author="Julie Radomski" w:date="2024-08-16T17:38:00Z" w16du:dateUtc="2024-08-16T21:38:00Z">
        <w:r w:rsidR="003D2CB8">
          <w:rPr>
            <w:color w:val="000000"/>
          </w:rPr>
          <w:t xml:space="preserve"> to the</w:t>
        </w:r>
      </w:ins>
      <w:ins w:id="84" w:author="Julie Radomski" w:date="2024-08-16T17:40:00Z" w16du:dateUtc="2024-08-16T21:40:00Z">
        <w:r w:rsidR="003D2CB8">
          <w:rPr>
            <w:color w:val="000000"/>
          </w:rPr>
          <w:t xml:space="preserve"> social media</w:t>
        </w:r>
      </w:ins>
      <w:ins w:id="85" w:author="Julie Radomski" w:date="2024-08-16T17:38:00Z" w16du:dateUtc="2024-08-16T21:38:00Z">
        <w:r w:rsidR="003D2CB8">
          <w:rPr>
            <w:color w:val="000000"/>
          </w:rPr>
          <w:t xml:space="preserve"> pages</w:t>
        </w:r>
      </w:ins>
      <w:r>
        <w:rPr>
          <w:color w:val="000000"/>
        </w:rPr>
        <w:t xml:space="preserve"> were provided </w:t>
      </w:r>
      <w:del w:id="86" w:author="Julie Radomski" w:date="2024-08-16T17:38:00Z" w16du:dateUtc="2024-08-16T21:38:00Z">
        <w:r w:rsidDel="003D2CB8">
          <w:rPr>
            <w:color w:val="000000"/>
          </w:rPr>
          <w:delText xml:space="preserve">in </w:delText>
        </w:r>
      </w:del>
      <w:ins w:id="87" w:author="Julie Radomski" w:date="2024-08-16T17:38:00Z" w16du:dateUtc="2024-08-16T21:38:00Z">
        <w:r w:rsidR="003D2CB8">
          <w:rPr>
            <w:color w:val="000000"/>
          </w:rPr>
          <w:t xml:space="preserve">via </w:t>
        </w:r>
      </w:ins>
      <w:r>
        <w:rPr>
          <w:color w:val="000000"/>
        </w:rPr>
        <w:t>the organization’s own website</w:t>
      </w:r>
      <w:del w:id="88" w:author="Julie Radomski" w:date="2024-08-16T17:38:00Z" w16du:dateUtc="2024-08-16T21:38:00Z">
        <w:r w:rsidDel="003D2CB8">
          <w:rPr>
            <w:color w:val="000000"/>
          </w:rPr>
          <w:delText>, and that website lacks information</w:delText>
        </w:r>
      </w:del>
      <w:r>
        <w:rPr>
          <w:color w:val="000000"/>
        </w:rPr>
        <w:t>.</w:t>
      </w:r>
    </w:p>
    <w:p w14:paraId="00000029" w14:textId="77777777" w:rsidR="007D10DD" w:rsidRDefault="007D10DD"/>
    <w:p w14:paraId="0000002A" w14:textId="2DCF2FD9" w:rsidR="007D10DD" w:rsidRDefault="00000000">
      <w:pPr>
        <w:rPr>
          <w:color w:val="000000"/>
        </w:rPr>
      </w:pPr>
      <w:del w:id="89" w:author="Julie Radomski" w:date="2024-08-16T17:41:00Z" w16du:dateUtc="2024-08-16T21:41:00Z">
        <w:r w:rsidDel="006D7402">
          <w:delText xml:space="preserve">As an additional variable in our data </w:delText>
        </w:r>
        <w:commentRangeStart w:id="90"/>
        <w:r w:rsidDel="006D7402">
          <w:delText>t</w:delText>
        </w:r>
      </w:del>
      <w:ins w:id="91" w:author="Julie Radomski" w:date="2024-08-16T17:41:00Z" w16du:dateUtc="2024-08-16T21:41:00Z">
        <w:r w:rsidR="006D7402">
          <w:t>T</w:t>
        </w:r>
      </w:ins>
      <w:r>
        <w:t xml:space="preserve">o compare against existing lists of organizations, we </w:t>
      </w:r>
      <w:ins w:id="92" w:author="Julie Radomski" w:date="2024-08-16T17:41:00Z" w16du:dateUtc="2024-08-16T21:41:00Z">
        <w:r w:rsidR="006D7402">
          <w:t xml:space="preserve">also </w:t>
        </w:r>
      </w:ins>
      <w:r>
        <w:t xml:space="preserve">determine whether each organization is listed in </w:t>
      </w:r>
      <w:r>
        <w:rPr>
          <w:color w:val="000000"/>
        </w:rPr>
        <w:t>the Correlates of War (COW) dataset on intergovernmental organizations</w:t>
      </w:r>
      <w:r>
        <w:t>.</w:t>
      </w:r>
      <w:r>
        <w:rPr>
          <w:color w:val="000000"/>
        </w:rPr>
        <w:t xml:space="preserve"> </w:t>
      </w:r>
      <w:r>
        <w:t>W</w:t>
      </w:r>
      <w:r>
        <w:rPr>
          <w:color w:val="000000"/>
        </w:rPr>
        <w:t>e denote a 1 when an organization is classified as an IGO by COW, and a 0 otherwise.</w:t>
      </w:r>
      <w:r>
        <w:rPr>
          <w:color w:val="000000"/>
          <w:vertAlign w:val="superscript"/>
        </w:rPr>
        <w:footnoteReference w:id="6"/>
      </w:r>
      <w:commentRangeEnd w:id="90"/>
      <w:r w:rsidR="006D7402">
        <w:rPr>
          <w:rStyle w:val="CommentReference"/>
        </w:rPr>
        <w:commentReference w:id="90"/>
      </w:r>
    </w:p>
    <w:p w14:paraId="0000002B" w14:textId="77777777" w:rsidR="007D10DD" w:rsidRDefault="007D10DD">
      <w:pPr>
        <w:rPr>
          <w:color w:val="000000"/>
        </w:rPr>
      </w:pPr>
    </w:p>
    <w:p w14:paraId="0000002C" w14:textId="77777777" w:rsidR="007D10DD" w:rsidRDefault="00000000">
      <w:pPr>
        <w:rPr>
          <w:color w:val="000000"/>
        </w:rPr>
      </w:pPr>
      <w:r>
        <w:rPr>
          <w:color w:val="000000"/>
        </w:rPr>
        <w:t xml:space="preserve">Details on the data collection process, including how we find these sources, </w:t>
      </w:r>
      <w:proofErr w:type="gramStart"/>
      <w:r>
        <w:rPr>
          <w:color w:val="000000"/>
        </w:rPr>
        <w:t>is</w:t>
      </w:r>
      <w:proofErr w:type="gramEnd"/>
      <w:r>
        <w:rPr>
          <w:color w:val="000000"/>
        </w:rPr>
        <w:t xml:space="preserve"> described in Annex 2.</w:t>
      </w:r>
    </w:p>
    <w:p w14:paraId="0000002D" w14:textId="77777777" w:rsidR="007D10DD" w:rsidRDefault="00000000">
      <w:pPr>
        <w:spacing w:after="160" w:line="259" w:lineRule="auto"/>
        <w:rPr>
          <w:b/>
          <w:sz w:val="32"/>
          <w:szCs w:val="32"/>
        </w:rPr>
      </w:pPr>
      <w:r>
        <w:br w:type="page"/>
      </w:r>
    </w:p>
    <w:p w14:paraId="0000002E" w14:textId="37B175A9" w:rsidR="007D10DD" w:rsidRDefault="00000000">
      <w:pPr>
        <w:pStyle w:val="Heading1"/>
        <w:rPr>
          <w:rFonts w:ascii="Garamond" w:eastAsia="Garamond" w:hAnsi="Garamond" w:cs="Garamond"/>
          <w:b/>
        </w:rPr>
      </w:pPr>
      <w:bookmarkStart w:id="93" w:name="_Toc174874596"/>
      <w:r>
        <w:rPr>
          <w:rFonts w:ascii="Garamond" w:eastAsia="Garamond" w:hAnsi="Garamond" w:cs="Garamond"/>
          <w:b/>
        </w:rPr>
        <w:lastRenderedPageBreak/>
        <w:t xml:space="preserve">Data Sources for the </w:t>
      </w:r>
      <w:del w:id="94" w:author="Julie Radomski" w:date="2024-08-16T17:14:00Z" w16du:dateUtc="2024-08-16T21:14:00Z">
        <w:r w:rsidDel="00DB4FFB">
          <w:rPr>
            <w:rFonts w:ascii="Garamond" w:eastAsia="Garamond" w:hAnsi="Garamond" w:cs="Garamond"/>
            <w:b/>
          </w:rPr>
          <w:delText xml:space="preserve">UN Cluster </w:delText>
        </w:r>
      </w:del>
      <w:commentRangeStart w:id="95"/>
      <w:r>
        <w:rPr>
          <w:rFonts w:ascii="Garamond" w:eastAsia="Garamond" w:hAnsi="Garamond" w:cs="Garamond"/>
          <w:b/>
        </w:rPr>
        <w:t xml:space="preserve">Coordination </w:t>
      </w:r>
      <w:ins w:id="96" w:author="Julie Radomski" w:date="2024-08-16T17:14:00Z" w16du:dateUtc="2024-08-16T21:14:00Z">
        <w:r w:rsidR="00DB4FFB">
          <w:rPr>
            <w:rFonts w:ascii="Garamond" w:eastAsia="Garamond" w:hAnsi="Garamond" w:cs="Garamond"/>
            <w:b/>
          </w:rPr>
          <w:t xml:space="preserve">Structures </w:t>
        </w:r>
      </w:ins>
      <w:r>
        <w:rPr>
          <w:rFonts w:ascii="Garamond" w:eastAsia="Garamond" w:hAnsi="Garamond" w:cs="Garamond"/>
          <w:b/>
        </w:rPr>
        <w:t>Dataset</w:t>
      </w:r>
      <w:commentRangeEnd w:id="95"/>
      <w:r w:rsidR="00DB4FFB">
        <w:rPr>
          <w:rStyle w:val="CommentReference"/>
          <w:rFonts w:ascii="Garamond" w:hAnsi="Garamond"/>
        </w:rPr>
        <w:commentReference w:id="95"/>
      </w:r>
      <w:bookmarkEnd w:id="93"/>
    </w:p>
    <w:p w14:paraId="3C00255F" w14:textId="77777777" w:rsidR="00620200" w:rsidRDefault="00000000">
      <w:pPr>
        <w:pBdr>
          <w:top w:val="nil"/>
          <w:left w:val="nil"/>
          <w:bottom w:val="nil"/>
          <w:right w:val="nil"/>
          <w:between w:val="nil"/>
        </w:pBdr>
        <w:rPr>
          <w:ins w:id="97" w:author="Julie Radomski" w:date="2024-08-16T17:51:00Z" w16du:dateUtc="2024-08-16T21:51:00Z"/>
          <w:rFonts w:eastAsia="Garamond" w:cs="Garamond"/>
          <w:color w:val="000000"/>
        </w:rPr>
      </w:pPr>
      <w:r>
        <w:rPr>
          <w:rFonts w:eastAsia="Garamond" w:cs="Garamond"/>
          <w:color w:val="000000"/>
        </w:rPr>
        <w:t xml:space="preserve">This section outlines the process we undertook to map sources on </w:t>
      </w:r>
      <w:del w:id="98" w:author="Julie Radomski" w:date="2024-08-16T17:50:00Z" w16du:dateUtc="2024-08-16T21:50:00Z">
        <w:r w:rsidDel="00620200">
          <w:rPr>
            <w:rFonts w:eastAsia="Garamond" w:cs="Garamond"/>
            <w:color w:val="000000"/>
          </w:rPr>
          <w:delText>country-level</w:delText>
        </w:r>
      </w:del>
      <w:ins w:id="99" w:author="Julie Radomski" w:date="2024-08-16T17:50:00Z" w16du:dateUtc="2024-08-16T21:50:00Z">
        <w:r w:rsidR="00620200">
          <w:rPr>
            <w:rFonts w:eastAsia="Garamond" w:cs="Garamond"/>
            <w:color w:val="000000"/>
          </w:rPr>
          <w:t>organization</w:t>
        </w:r>
      </w:ins>
      <w:r>
        <w:rPr>
          <w:rFonts w:eastAsia="Garamond" w:cs="Garamond"/>
          <w:color w:val="000000"/>
        </w:rPr>
        <w:t xml:space="preserve"> membership in UN Clusters. </w:t>
      </w:r>
      <w:r>
        <w:t>W</w:t>
      </w:r>
      <w:r>
        <w:rPr>
          <w:rFonts w:eastAsia="Garamond" w:cs="Garamond"/>
          <w:color w:val="000000"/>
        </w:rPr>
        <w:t xml:space="preserve">e outline how we found country-specific data on </w:t>
      </w:r>
      <w:del w:id="100" w:author="Julie Radomski" w:date="2024-08-16T17:50:00Z" w16du:dateUtc="2024-08-16T21:50:00Z">
        <w:r w:rsidDel="00620200">
          <w:rPr>
            <w:rFonts w:eastAsia="Garamond" w:cs="Garamond"/>
            <w:color w:val="000000"/>
          </w:rPr>
          <w:delText xml:space="preserve">the </w:delText>
        </w:r>
      </w:del>
      <w:ins w:id="101" w:author="Julie Radomski" w:date="2024-08-16T17:50:00Z" w16du:dateUtc="2024-08-16T21:50:00Z">
        <w:r w:rsidR="00620200">
          <w:rPr>
            <w:rFonts w:eastAsia="Garamond" w:cs="Garamond"/>
            <w:color w:val="000000"/>
          </w:rPr>
          <w:t xml:space="preserve">cluster </w:t>
        </w:r>
      </w:ins>
      <w:r>
        <w:rPr>
          <w:rFonts w:eastAsia="Garamond" w:cs="Garamond"/>
          <w:color w:val="000000"/>
        </w:rPr>
        <w:t xml:space="preserve">membership </w:t>
      </w:r>
      <w:del w:id="102" w:author="Julie Radomski" w:date="2024-08-16T17:50:00Z" w16du:dateUtc="2024-08-16T21:50:00Z">
        <w:r w:rsidDel="00620200">
          <w:rPr>
            <w:rFonts w:eastAsia="Garamond" w:cs="Garamond"/>
            <w:color w:val="000000"/>
          </w:rPr>
          <w:delText xml:space="preserve">of organizations in each cluster </w:delText>
        </w:r>
      </w:del>
      <w:r>
        <w:rPr>
          <w:rFonts w:eastAsia="Garamond" w:cs="Garamond"/>
          <w:color w:val="000000"/>
        </w:rPr>
        <w:t>by month/year</w:t>
      </w:r>
      <w:ins w:id="103" w:author="Julie Radomski" w:date="2024-08-16T17:49:00Z" w16du:dateUtc="2024-08-16T21:49:00Z">
        <w:r w:rsidR="00620200">
          <w:rPr>
            <w:rFonts w:eastAsia="Garamond" w:cs="Garamond"/>
            <w:color w:val="000000"/>
          </w:rPr>
          <w:t xml:space="preserve">, </w:t>
        </w:r>
      </w:ins>
      <w:del w:id="104" w:author="Julie Radomski" w:date="2024-08-16T17:49:00Z" w16du:dateUtc="2024-08-16T21:49:00Z">
        <w:r w:rsidDel="00620200">
          <w:rPr>
            <w:rFonts w:eastAsia="Garamond" w:cs="Garamond"/>
            <w:color w:val="000000"/>
          </w:rPr>
          <w:delText xml:space="preserve"> as </w:delText>
        </w:r>
      </w:del>
      <w:r>
        <w:rPr>
          <w:rFonts w:eastAsia="Garamond" w:cs="Garamond"/>
          <w:color w:val="000000"/>
        </w:rPr>
        <w:t xml:space="preserve">bounded by the duration of each UN peace operation included in our scope. All sources outlined here are secondary sources and </w:t>
      </w:r>
      <w:del w:id="105" w:author="Julie Radomski" w:date="2024-08-16T17:50:00Z" w16du:dateUtc="2024-08-16T21:50:00Z">
        <w:r w:rsidDel="00620200">
          <w:rPr>
            <w:rFonts w:eastAsia="Garamond" w:cs="Garamond"/>
            <w:color w:val="000000"/>
          </w:rPr>
          <w:delText>are meant to assist the coding process for each country</w:delText>
        </w:r>
      </w:del>
      <w:ins w:id="106" w:author="Julie Radomski" w:date="2024-08-16T17:50:00Z" w16du:dateUtc="2024-08-16T21:50:00Z">
        <w:r w:rsidR="00620200">
          <w:rPr>
            <w:rFonts w:eastAsia="Garamond" w:cs="Garamond"/>
            <w:color w:val="000000"/>
          </w:rPr>
          <w:t>used</w:t>
        </w:r>
      </w:ins>
      <w:r>
        <w:rPr>
          <w:rFonts w:eastAsia="Garamond" w:cs="Garamond"/>
          <w:color w:val="000000"/>
        </w:rPr>
        <w:t xml:space="preserve"> to generate</w:t>
      </w:r>
      <w:del w:id="107" w:author="Cavero Sanchez, Cecilia" w:date="2024-09-18T07:14:00Z" w16du:dateUtc="2024-09-18T11:14:00Z">
        <w:r w:rsidDel="00A23DD3">
          <w:rPr>
            <w:rFonts w:eastAsia="Garamond" w:cs="Garamond"/>
            <w:color w:val="000000"/>
          </w:rPr>
          <w:delText xml:space="preserve"> a</w:delText>
        </w:r>
      </w:del>
      <w:r>
        <w:rPr>
          <w:rFonts w:eastAsia="Garamond" w:cs="Garamond"/>
          <w:color w:val="000000"/>
        </w:rPr>
        <w:t xml:space="preserve"> bipartite affiliation network data</w:t>
      </w:r>
      <w:del w:id="108" w:author="Julie Radomski" w:date="2024-08-16T17:51:00Z" w16du:dateUtc="2024-08-16T21:51:00Z">
        <w:r w:rsidDel="00620200">
          <w:rPr>
            <w:rFonts w:eastAsia="Garamond" w:cs="Garamond"/>
            <w:color w:val="000000"/>
          </w:rPr>
          <w:delText>set</w:delText>
        </w:r>
      </w:del>
      <w:r>
        <w:rPr>
          <w:rFonts w:eastAsia="Garamond" w:cs="Garamond"/>
          <w:color w:val="000000"/>
        </w:rPr>
        <w:t xml:space="preserve"> comprising organizational membership across clusters for each country. </w:t>
      </w:r>
    </w:p>
    <w:p w14:paraId="7169D879" w14:textId="77777777" w:rsidR="00620200" w:rsidRDefault="00620200">
      <w:pPr>
        <w:pBdr>
          <w:top w:val="nil"/>
          <w:left w:val="nil"/>
          <w:bottom w:val="nil"/>
          <w:right w:val="nil"/>
          <w:between w:val="nil"/>
        </w:pBdr>
        <w:rPr>
          <w:ins w:id="109" w:author="Julie Radomski" w:date="2024-08-16T17:51:00Z" w16du:dateUtc="2024-08-16T21:51:00Z"/>
          <w:rFonts w:eastAsia="Garamond" w:cs="Garamond"/>
          <w:color w:val="000000"/>
        </w:rPr>
      </w:pPr>
    </w:p>
    <w:p w14:paraId="0000002F" w14:textId="17E89D0D" w:rsidR="007D10DD" w:rsidRDefault="00000000">
      <w:pPr>
        <w:pBdr>
          <w:top w:val="nil"/>
          <w:left w:val="nil"/>
          <w:bottom w:val="nil"/>
          <w:right w:val="nil"/>
          <w:between w:val="nil"/>
        </w:pBdr>
        <w:rPr>
          <w:rFonts w:eastAsia="Garamond" w:cs="Garamond"/>
          <w:color w:val="000000"/>
        </w:rPr>
      </w:pPr>
      <w:r>
        <w:rPr>
          <w:rFonts w:eastAsia="Garamond" w:cs="Garamond"/>
          <w:color w:val="000000"/>
        </w:rPr>
        <w:t>First, we provide a brief overview of the UN Cluster approach</w:t>
      </w:r>
      <w:del w:id="110" w:author="Julie Radomski" w:date="2024-08-16T17:51:00Z" w16du:dateUtc="2024-08-16T21:51:00Z">
        <w:r w:rsidDel="00620200">
          <w:rPr>
            <w:rFonts w:eastAsia="Garamond" w:cs="Garamond"/>
            <w:color w:val="000000"/>
          </w:rPr>
          <w:delText xml:space="preserve"> to aid with description of sources</w:delText>
        </w:r>
      </w:del>
      <w:r>
        <w:rPr>
          <w:rFonts w:eastAsia="Garamond" w:cs="Garamond"/>
          <w:color w:val="000000"/>
        </w:rPr>
        <w:t>. Second, we detail key data sources consulted for the mapping process. Third, we describe the mapping process</w:t>
      </w:r>
      <w:del w:id="111" w:author="Julie Radomski" w:date="2024-08-16T17:52:00Z" w16du:dateUtc="2024-08-16T21:52:00Z">
        <w:r w:rsidDel="00620200">
          <w:rPr>
            <w:rFonts w:eastAsia="Garamond" w:cs="Garamond"/>
            <w:color w:val="000000"/>
          </w:rPr>
          <w:delText xml:space="preserve"> via notes for “global” and “country” sources</w:delText>
        </w:r>
      </w:del>
      <w:r>
        <w:rPr>
          <w:rFonts w:eastAsia="Garamond" w:cs="Garamond"/>
          <w:color w:val="000000"/>
        </w:rPr>
        <w:t xml:space="preserve">. Finally, we offer a set of recommendations </w:t>
      </w:r>
      <w:del w:id="112" w:author="Julie Radomski" w:date="2024-08-16T17:52:00Z" w16du:dateUtc="2024-08-16T21:52:00Z">
        <w:r w:rsidDel="00620200">
          <w:rPr>
            <w:rFonts w:eastAsia="Garamond" w:cs="Garamond"/>
            <w:color w:val="000000"/>
          </w:rPr>
          <w:delText xml:space="preserve">and cautionary notes </w:delText>
        </w:r>
      </w:del>
      <w:r>
        <w:rPr>
          <w:rFonts w:eastAsia="Garamond" w:cs="Garamond"/>
          <w:color w:val="000000"/>
        </w:rPr>
        <w:t xml:space="preserve">for </w:t>
      </w:r>
      <w:del w:id="113" w:author="Julie Radomski" w:date="2024-08-16T17:52:00Z" w16du:dateUtc="2024-08-16T21:52:00Z">
        <w:r w:rsidDel="00620200">
          <w:rPr>
            <w:rFonts w:eastAsia="Garamond" w:cs="Garamond"/>
            <w:color w:val="000000"/>
          </w:rPr>
          <w:delText xml:space="preserve">future </w:delText>
        </w:r>
      </w:del>
      <w:r>
        <w:rPr>
          <w:rFonts w:eastAsia="Garamond" w:cs="Garamond"/>
          <w:color w:val="000000"/>
        </w:rPr>
        <w:t>research collaborators using this data</w:t>
      </w:r>
      <w:del w:id="114" w:author="Julie Radomski" w:date="2024-08-16T17:52:00Z" w16du:dateUtc="2024-08-16T21:52:00Z">
        <w:r w:rsidDel="00620200">
          <w:rPr>
            <w:rFonts w:eastAsia="Garamond" w:cs="Garamond"/>
            <w:color w:val="000000"/>
          </w:rPr>
          <w:delText>;</w:delText>
        </w:r>
      </w:del>
      <w:r>
        <w:rPr>
          <w:rFonts w:eastAsia="Garamond" w:cs="Garamond"/>
          <w:color w:val="000000"/>
        </w:rPr>
        <w:t xml:space="preserve"> and for future data mapping procedures.</w:t>
      </w:r>
    </w:p>
    <w:p w14:paraId="00000030" w14:textId="77777777" w:rsidR="007D10DD" w:rsidRDefault="007D10DD">
      <w:pPr>
        <w:pBdr>
          <w:top w:val="nil"/>
          <w:left w:val="nil"/>
          <w:bottom w:val="nil"/>
          <w:right w:val="nil"/>
          <w:between w:val="nil"/>
        </w:pBdr>
        <w:rPr>
          <w:rFonts w:eastAsia="Garamond" w:cs="Garamond"/>
          <w:color w:val="000000"/>
        </w:rPr>
      </w:pPr>
    </w:p>
    <w:p w14:paraId="00000031" w14:textId="61EA194C" w:rsidR="007D10DD" w:rsidRDefault="00000000" w:rsidP="00AC074A">
      <w:pPr>
        <w:pStyle w:val="Heading2"/>
        <w:rPr>
          <w:rFonts w:eastAsia="Garamond"/>
        </w:rPr>
      </w:pPr>
      <w:bookmarkStart w:id="115" w:name="_Toc174874597"/>
      <w:r>
        <w:rPr>
          <w:rFonts w:eastAsia="Garamond"/>
        </w:rPr>
        <w:t xml:space="preserve">The UN Cluster </w:t>
      </w:r>
      <w:r w:rsidR="00164738">
        <w:rPr>
          <w:rFonts w:eastAsia="Garamond"/>
        </w:rPr>
        <w:t>Approach</w:t>
      </w:r>
      <w:bookmarkEnd w:id="115"/>
    </w:p>
    <w:p w14:paraId="00000032" w14:textId="77777777" w:rsidR="007D10DD" w:rsidRDefault="00000000">
      <w:pPr>
        <w:pBdr>
          <w:top w:val="nil"/>
          <w:left w:val="nil"/>
          <w:bottom w:val="nil"/>
          <w:right w:val="nil"/>
          <w:between w:val="nil"/>
        </w:pBdr>
        <w:rPr>
          <w:rFonts w:eastAsia="Garamond" w:cs="Garamond"/>
          <w:color w:val="000000"/>
        </w:rPr>
      </w:pPr>
      <w:r>
        <w:rPr>
          <w:rFonts w:eastAsia="Garamond" w:cs="Garamond"/>
          <w:color w:val="000000"/>
        </w:rPr>
        <w:t>The UN Cluster approach is a humanitarian coordination mechanism created to minimize gaps in humanitarian response and service delivery. Clusters comprise of ‘members’ (i.e., humanitarian organizations) whose work focuses on one or more sectors, such as health or nutrition. Membership is diverse, ranging from UN agencies to non-governmental organizations (NGOs) and government departments. </w:t>
      </w:r>
    </w:p>
    <w:p w14:paraId="00000033" w14:textId="77777777" w:rsidR="007D10DD" w:rsidRDefault="007D10DD">
      <w:pPr>
        <w:pBdr>
          <w:top w:val="nil"/>
          <w:left w:val="nil"/>
          <w:bottom w:val="nil"/>
          <w:right w:val="nil"/>
          <w:between w:val="nil"/>
        </w:pBdr>
        <w:rPr>
          <w:rFonts w:eastAsia="Garamond" w:cs="Garamond"/>
          <w:color w:val="000000"/>
        </w:rPr>
      </w:pPr>
    </w:p>
    <w:p w14:paraId="00000034" w14:textId="59675AAB" w:rsidR="007D10DD" w:rsidRDefault="00000000">
      <w:pPr>
        <w:pBdr>
          <w:top w:val="nil"/>
          <w:left w:val="nil"/>
          <w:bottom w:val="nil"/>
          <w:right w:val="nil"/>
          <w:between w:val="nil"/>
        </w:pBdr>
        <w:rPr>
          <w:rFonts w:eastAsia="Garamond" w:cs="Garamond"/>
          <w:color w:val="000000"/>
        </w:rPr>
      </w:pPr>
      <w:r>
        <w:rPr>
          <w:rFonts w:eastAsia="Garamond" w:cs="Garamond"/>
          <w:color w:val="000000"/>
        </w:rPr>
        <w:t xml:space="preserve">The current humanitarian coordination system was created on 19 December 1991 by General Assembly resolution 46/182. Two key institutions </w:t>
      </w:r>
      <w:del w:id="116" w:author="Julie Radomski" w:date="2024-08-16T17:53:00Z" w16du:dateUtc="2024-08-16T21:53:00Z">
        <w:r w:rsidDel="00164738">
          <w:rPr>
            <w:rFonts w:eastAsia="Garamond" w:cs="Garamond"/>
            <w:color w:val="000000"/>
          </w:rPr>
          <w:delText xml:space="preserve">to </w:delText>
        </w:r>
      </w:del>
      <w:r>
        <w:rPr>
          <w:rFonts w:eastAsia="Garamond" w:cs="Garamond"/>
          <w:color w:val="000000"/>
        </w:rPr>
        <w:t xml:space="preserve">emerged from this resolution: the Inter-Agency Standing Committee (IASC) and the UN Office for the Coordination of Humanitarian Affairs (UNOCHA). In 2005, the IASC initiated the Humanitarian Reform process to “improve the effectiveness of humanitarian response through greater predictability, accountability, responsibility and partnership”, resulting in the creation of the Cluster Approach. The cluster approach was first applied in response to the 2005 earthquake in Pakistan. </w:t>
      </w:r>
      <w:sdt>
        <w:sdtPr>
          <w:tag w:val="goog_rdk_0"/>
          <w:id w:val="-973676894"/>
        </w:sdtPr>
        <w:sdtContent>
          <w:commentRangeStart w:id="117"/>
        </w:sdtContent>
      </w:sdt>
      <w:r>
        <w:rPr>
          <w:rFonts w:eastAsia="Garamond" w:cs="Garamond"/>
          <w:color w:val="000000"/>
        </w:rPr>
        <w:t>According to Humanitarian Response Info, nine clusters were created in 24 hours following the earthquake. Figure 1 provides a snapshot of existing clusters.</w:t>
      </w:r>
      <w:commentRangeEnd w:id="117"/>
      <w:r>
        <w:commentReference w:id="117"/>
      </w:r>
    </w:p>
    <w:p w14:paraId="00000035" w14:textId="77777777" w:rsidR="007D10DD" w:rsidRDefault="007D10DD">
      <w:pPr>
        <w:pBdr>
          <w:top w:val="nil"/>
          <w:left w:val="nil"/>
          <w:bottom w:val="nil"/>
          <w:right w:val="nil"/>
          <w:between w:val="nil"/>
        </w:pBdr>
        <w:rPr>
          <w:rFonts w:eastAsia="Garamond" w:cs="Garamond"/>
          <w:color w:val="000000"/>
        </w:rPr>
      </w:pPr>
    </w:p>
    <w:p w14:paraId="00000036" w14:textId="1C0EE9DD" w:rsidR="007D10DD" w:rsidRDefault="00000000">
      <w:bookmarkStart w:id="118" w:name="_heading=h.1t3h5sf" w:colFirst="0" w:colLast="0"/>
      <w:bookmarkEnd w:id="118"/>
      <w:r>
        <w:t>As noted in Figure 1 under each cluster name, all clusters are led by a UN organization at the global level</w:t>
      </w:r>
      <w:ins w:id="119" w:author="Julie Radomski" w:date="2024-08-16T17:55:00Z" w16du:dateUtc="2024-08-16T21:55:00Z">
        <w:r w:rsidR="00164738">
          <w:t xml:space="preserve"> as</w:t>
        </w:r>
      </w:ins>
      <w:del w:id="120" w:author="Julie Radomski" w:date="2024-08-16T17:55:00Z" w16du:dateUtc="2024-08-16T21:55:00Z">
        <w:r w:rsidDel="00164738">
          <w:delText>,</w:delText>
        </w:r>
      </w:del>
      <w:r>
        <w:t xml:space="preserve"> designated by the IASC. Some clusters also have co-leads (e.g., in Education and Shelter). The task of the lead agency </w:t>
      </w:r>
      <w:del w:id="121" w:author="Julie Radomski" w:date="2024-08-16T17:55:00Z" w16du:dateUtc="2024-08-16T21:55:00Z">
        <w:r w:rsidDel="00164738">
          <w:delText xml:space="preserve">(and its partners) </w:delText>
        </w:r>
      </w:del>
      <w:r>
        <w:t>is to ensure effective field response through technical support, training, stockpiling of essential items, benchmarking assessment tools and sharing best practices with cluster members. Each cluster also has a lead agency at the country level (designated by the Resident/Humanitarian Coordinator) with a similar mandate, but this organization is not necessarily the same organization which leads the cluster at the global level. In addition, lead agencies appoint a Cluster Coordinator to manage day</w:t>
      </w:r>
      <w:ins w:id="122" w:author="Julie Radomski" w:date="2024-08-16T17:56:00Z" w16du:dateUtc="2024-08-16T21:56:00Z">
        <w:r w:rsidR="00164738">
          <w:t>-</w:t>
        </w:r>
      </w:ins>
      <w:del w:id="123" w:author="Julie Radomski" w:date="2024-08-16T17:56:00Z" w16du:dateUtc="2024-08-16T21:56:00Z">
        <w:r w:rsidDel="00164738">
          <w:delText xml:space="preserve"> </w:delText>
        </w:r>
      </w:del>
      <w:r>
        <w:t>to</w:t>
      </w:r>
      <w:ins w:id="124" w:author="Julie Radomski" w:date="2024-08-16T17:56:00Z" w16du:dateUtc="2024-08-16T21:56:00Z">
        <w:r w:rsidR="00164738">
          <w:t>-</w:t>
        </w:r>
      </w:ins>
      <w:del w:id="125" w:author="Julie Radomski" w:date="2024-08-16T17:56:00Z" w16du:dateUtc="2024-08-16T21:56:00Z">
        <w:r w:rsidDel="00164738">
          <w:delText xml:space="preserve"> </w:delText>
        </w:r>
      </w:del>
      <w:r>
        <w:t>day coordination at the global and country level.</w:t>
      </w:r>
    </w:p>
    <w:p w14:paraId="00000037" w14:textId="77777777" w:rsidR="007D10DD" w:rsidRDefault="007D10DD">
      <w:pPr>
        <w:pBdr>
          <w:top w:val="nil"/>
          <w:left w:val="nil"/>
          <w:bottom w:val="nil"/>
          <w:right w:val="nil"/>
          <w:between w:val="nil"/>
        </w:pBdr>
        <w:rPr>
          <w:rFonts w:eastAsia="Garamond" w:cs="Garamond"/>
          <w:color w:val="000000"/>
        </w:rPr>
      </w:pPr>
    </w:p>
    <w:p w14:paraId="00000038" w14:textId="77777777" w:rsidR="007D10DD" w:rsidRDefault="00000000">
      <w:pPr>
        <w:pBdr>
          <w:top w:val="nil"/>
          <w:left w:val="nil"/>
          <w:bottom w:val="nil"/>
          <w:right w:val="nil"/>
          <w:between w:val="nil"/>
        </w:pBdr>
        <w:jc w:val="center"/>
        <w:rPr>
          <w:rFonts w:eastAsia="Garamond" w:cs="Garamond"/>
          <w:color w:val="000000"/>
        </w:rPr>
      </w:pPr>
      <w:commentRangeStart w:id="126"/>
      <w:r>
        <w:rPr>
          <w:rFonts w:eastAsia="Garamond" w:cs="Garamond"/>
          <w:noProof/>
          <w:color w:val="000000"/>
        </w:rPr>
        <w:lastRenderedPageBreak/>
        <w:drawing>
          <wp:inline distT="0" distB="0" distL="0" distR="0" wp14:anchorId="0A2B5FA7" wp14:editId="3D014948">
            <wp:extent cx="5805805" cy="5051425"/>
            <wp:effectExtent l="0" t="0" r="0" b="0"/>
            <wp:docPr id="2" name="image1.png" descr="Chart,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diagram&#10;&#10;Description automatically generated"/>
                    <pic:cNvPicPr preferRelativeResize="0"/>
                  </pic:nvPicPr>
                  <pic:blipFill>
                    <a:blip r:embed="rId15"/>
                    <a:srcRect/>
                    <a:stretch>
                      <a:fillRect/>
                    </a:stretch>
                  </pic:blipFill>
                  <pic:spPr>
                    <a:xfrm>
                      <a:off x="0" y="0"/>
                      <a:ext cx="5805805" cy="5051425"/>
                    </a:xfrm>
                    <a:prstGeom prst="rect">
                      <a:avLst/>
                    </a:prstGeom>
                    <a:ln/>
                  </pic:spPr>
                </pic:pic>
              </a:graphicData>
            </a:graphic>
          </wp:inline>
        </w:drawing>
      </w:r>
      <w:commentRangeEnd w:id="126"/>
      <w:r w:rsidR="00164738">
        <w:rPr>
          <w:rStyle w:val="CommentReference"/>
        </w:rPr>
        <w:commentReference w:id="126"/>
      </w:r>
    </w:p>
    <w:p w14:paraId="00000039" w14:textId="1D0A066A" w:rsidR="007D10DD" w:rsidRDefault="00000000">
      <w:pPr>
        <w:pBdr>
          <w:top w:val="nil"/>
          <w:left w:val="nil"/>
          <w:bottom w:val="nil"/>
          <w:right w:val="nil"/>
          <w:between w:val="nil"/>
        </w:pBdr>
        <w:rPr>
          <w:rFonts w:eastAsia="Garamond" w:cs="Garamond"/>
          <w:color w:val="000000"/>
        </w:rPr>
      </w:pPr>
      <w:r>
        <w:rPr>
          <w:rFonts w:eastAsia="Garamond" w:cs="Garamond"/>
          <w:color w:val="000000"/>
        </w:rPr>
        <w:t xml:space="preserve">Cluster members contribute to the collection, management and sharing of data pertaining to their activities, specifically at the country level. This data is referred to as 3W (who does, what, where) with further additions </w:t>
      </w:r>
      <w:del w:id="127" w:author="Julie Radomski" w:date="2024-08-16T17:57:00Z" w16du:dateUtc="2024-08-16T21:57:00Z">
        <w:r w:rsidDel="00164738">
          <w:rPr>
            <w:rFonts w:eastAsia="Garamond" w:cs="Garamond"/>
            <w:color w:val="000000"/>
          </w:rPr>
          <w:delText xml:space="preserve">in the form </w:delText>
        </w:r>
      </w:del>
      <w:r>
        <w:rPr>
          <w:rFonts w:eastAsia="Garamond" w:cs="Garamond"/>
          <w:color w:val="000000"/>
        </w:rPr>
        <w:t>of 4W (who does, what, where and when) and 5W (who does, what, where, when and for whom). 3/4/5W data is usually collated and published by UNOCHA, or t</w:t>
      </w:r>
      <w:commentRangeStart w:id="128"/>
      <w:commentRangeStart w:id="129"/>
      <w:r>
        <w:rPr>
          <w:rFonts w:eastAsia="Garamond" w:cs="Garamond"/>
          <w:color w:val="000000"/>
        </w:rPr>
        <w:t>hrough country</w:t>
      </w:r>
      <w:ins w:id="130" w:author="Julie Radomski" w:date="2024-08-16T17:57:00Z" w16du:dateUtc="2024-08-16T21:57:00Z">
        <w:r w:rsidR="00164738">
          <w:rPr>
            <w:rFonts w:eastAsia="Garamond" w:cs="Garamond"/>
            <w:color w:val="000000"/>
          </w:rPr>
          <w:t>-</w:t>
        </w:r>
      </w:ins>
      <w:del w:id="131" w:author="Julie Radomski" w:date="2024-08-16T17:57:00Z" w16du:dateUtc="2024-08-16T21:57:00Z">
        <w:r w:rsidDel="00164738">
          <w:rPr>
            <w:rFonts w:eastAsia="Garamond" w:cs="Garamond"/>
            <w:color w:val="000000"/>
          </w:rPr>
          <w:delText xml:space="preserve"> </w:delText>
        </w:r>
      </w:del>
      <w:r>
        <w:rPr>
          <w:rFonts w:eastAsia="Garamond" w:cs="Garamond"/>
          <w:color w:val="000000"/>
        </w:rPr>
        <w:t>specific variations in data management</w:t>
      </w:r>
      <w:commentRangeEnd w:id="128"/>
      <w:r w:rsidR="00164738">
        <w:rPr>
          <w:rStyle w:val="CommentReference"/>
        </w:rPr>
        <w:commentReference w:id="128"/>
      </w:r>
      <w:commentRangeEnd w:id="129"/>
      <w:r w:rsidR="00644BFC">
        <w:rPr>
          <w:rStyle w:val="CommentReference"/>
        </w:rPr>
        <w:commentReference w:id="129"/>
      </w:r>
      <w:r>
        <w:rPr>
          <w:rFonts w:eastAsia="Garamond" w:cs="Garamond"/>
          <w:color w:val="000000"/>
        </w:rPr>
        <w:t xml:space="preserve">. </w:t>
      </w:r>
      <w:commentRangeStart w:id="132"/>
      <w:r>
        <w:rPr>
          <w:rFonts w:eastAsia="Garamond" w:cs="Garamond"/>
          <w:color w:val="000000"/>
        </w:rPr>
        <w:t>We primarily rely on UNOCHA data</w:t>
      </w:r>
      <w:ins w:id="133" w:author="Julie Radomski" w:date="2024-08-16T17:58:00Z" w16du:dateUtc="2024-08-16T21:58:00Z">
        <w:r w:rsidR="00164738">
          <w:rPr>
            <w:rFonts w:eastAsia="Garamond" w:cs="Garamond"/>
            <w:color w:val="000000"/>
          </w:rPr>
          <w:t>.</w:t>
        </w:r>
      </w:ins>
      <w:del w:id="134" w:author="Julie Radomski" w:date="2024-08-16T17:58:00Z" w16du:dateUtc="2024-08-16T21:58:00Z">
        <w:r w:rsidDel="00164738">
          <w:rPr>
            <w:rFonts w:eastAsia="Garamond" w:cs="Garamond"/>
            <w:color w:val="000000"/>
          </w:rPr>
          <w:delText>, regardless of document type described below;</w:delText>
        </w:r>
      </w:del>
      <w:r>
        <w:rPr>
          <w:rFonts w:eastAsia="Garamond" w:cs="Garamond"/>
          <w:color w:val="000000"/>
        </w:rPr>
        <w:t xml:space="preserve"> </w:t>
      </w:r>
      <w:del w:id="135" w:author="Julie Radomski" w:date="2024-08-16T17:58:00Z" w16du:dateUtc="2024-08-16T21:58:00Z">
        <w:r w:rsidDel="00164738">
          <w:rPr>
            <w:rFonts w:eastAsia="Garamond" w:cs="Garamond"/>
            <w:color w:val="000000"/>
          </w:rPr>
          <w:delText xml:space="preserve">the </w:delText>
        </w:r>
      </w:del>
      <w:ins w:id="136" w:author="Julie Radomski" w:date="2024-08-16T17:58:00Z" w16du:dateUtc="2024-08-16T21:58:00Z">
        <w:r w:rsidR="00164738">
          <w:rPr>
            <w:rFonts w:eastAsia="Garamond" w:cs="Garamond"/>
            <w:color w:val="000000"/>
          </w:rPr>
          <w:t xml:space="preserve">The </w:t>
        </w:r>
      </w:ins>
      <w:r>
        <w:rPr>
          <w:rFonts w:eastAsia="Garamond" w:cs="Garamond"/>
          <w:color w:val="000000"/>
        </w:rPr>
        <w:t xml:space="preserve">3/4/5W data is presented in different forms (infographics, maps, annual reports, and interactive dashboards) </w:t>
      </w:r>
      <w:del w:id="137" w:author="Julie Radomski" w:date="2024-08-16T17:58:00Z" w16du:dateUtc="2024-08-16T21:58:00Z">
        <w:r w:rsidDel="00164738">
          <w:rPr>
            <w:rFonts w:eastAsia="Garamond" w:cs="Garamond"/>
            <w:color w:val="000000"/>
          </w:rPr>
          <w:delText xml:space="preserve">which </w:delText>
        </w:r>
      </w:del>
      <w:ins w:id="138" w:author="Julie Radomski" w:date="2024-08-16T17:58:00Z" w16du:dateUtc="2024-08-16T21:58:00Z">
        <w:r w:rsidR="00164738">
          <w:rPr>
            <w:rFonts w:eastAsia="Garamond" w:cs="Garamond"/>
            <w:color w:val="000000"/>
          </w:rPr>
          <w:t xml:space="preserve">that </w:t>
        </w:r>
      </w:ins>
      <w:r>
        <w:rPr>
          <w:rFonts w:eastAsia="Garamond" w:cs="Garamond"/>
          <w:color w:val="000000"/>
        </w:rPr>
        <w:t>require different coding rules.</w:t>
      </w:r>
      <w:commentRangeEnd w:id="132"/>
      <w:r w:rsidR="00565F3A">
        <w:rPr>
          <w:rStyle w:val="CommentReference"/>
        </w:rPr>
        <w:commentReference w:id="132"/>
      </w:r>
    </w:p>
    <w:p w14:paraId="0000003A" w14:textId="77777777" w:rsidR="007D10DD" w:rsidRDefault="007D10DD"/>
    <w:p w14:paraId="0000003B" w14:textId="77777777" w:rsidR="007D10DD" w:rsidRPr="00164738" w:rsidRDefault="00000000" w:rsidP="00AC074A">
      <w:pPr>
        <w:pStyle w:val="Heading2"/>
        <w:rPr>
          <w:rFonts w:eastAsia="Garamond"/>
        </w:rPr>
      </w:pPr>
      <w:bookmarkStart w:id="139" w:name="_heading=h.4d34og8" w:colFirst="0" w:colLast="0"/>
      <w:bookmarkStart w:id="140" w:name="_Toc174720354"/>
      <w:bookmarkStart w:id="141" w:name="_Toc174874598"/>
      <w:bookmarkEnd w:id="139"/>
      <w:r w:rsidRPr="00164738">
        <w:rPr>
          <w:rFonts w:eastAsia="Garamond"/>
        </w:rPr>
        <w:t>Cluster data sources</w:t>
      </w:r>
      <w:bookmarkEnd w:id="140"/>
      <w:bookmarkEnd w:id="141"/>
    </w:p>
    <w:p w14:paraId="0000003C" w14:textId="4A4E1D97" w:rsidR="007D10DD" w:rsidRDefault="00000000">
      <w:pPr>
        <w:pBdr>
          <w:top w:val="nil"/>
          <w:left w:val="nil"/>
          <w:bottom w:val="nil"/>
          <w:right w:val="nil"/>
          <w:between w:val="nil"/>
        </w:pBdr>
        <w:rPr>
          <w:rFonts w:eastAsia="Garamond" w:cs="Garamond"/>
          <w:color w:val="000000"/>
        </w:rPr>
      </w:pPr>
      <w:del w:id="142" w:author="Julie Radomski" w:date="2024-08-16T18:00:00Z" w16du:dateUtc="2024-08-16T22:00:00Z">
        <w:r w:rsidDel="00565F3A">
          <w:rPr>
            <w:rFonts w:eastAsia="Garamond" w:cs="Garamond"/>
            <w:color w:val="000000"/>
          </w:rPr>
          <w:delText>The project relies</w:delText>
        </w:r>
      </w:del>
      <w:ins w:id="143" w:author="Julie Radomski" w:date="2024-08-16T18:00:00Z" w16du:dateUtc="2024-08-16T22:00:00Z">
        <w:r w:rsidR="00565F3A">
          <w:rPr>
            <w:rFonts w:eastAsia="Garamond" w:cs="Garamond"/>
            <w:color w:val="000000"/>
          </w:rPr>
          <w:t>We rely</w:t>
        </w:r>
      </w:ins>
      <w:r>
        <w:rPr>
          <w:rFonts w:eastAsia="Garamond" w:cs="Garamond"/>
          <w:color w:val="000000"/>
        </w:rPr>
        <w:t xml:space="preserve"> on cluster-level data primarily collated by UNOCHA</w:t>
      </w:r>
      <w:del w:id="144" w:author="Julie Radomski" w:date="2024-08-16T18:00:00Z" w16du:dateUtc="2024-08-16T22:00:00Z">
        <w:r w:rsidDel="00565F3A">
          <w:rPr>
            <w:rFonts w:eastAsia="Garamond" w:cs="Garamond"/>
            <w:color w:val="000000"/>
          </w:rPr>
          <w:delText>, and</w:delText>
        </w:r>
      </w:del>
      <w:ins w:id="145" w:author="Julie Radomski" w:date="2024-08-16T18:00:00Z" w16du:dateUtc="2024-08-16T22:00:00Z">
        <w:r w:rsidR="00565F3A">
          <w:rPr>
            <w:rFonts w:eastAsia="Garamond" w:cs="Garamond"/>
            <w:color w:val="000000"/>
          </w:rPr>
          <w:t>;</w:t>
        </w:r>
      </w:ins>
      <w:r>
        <w:rPr>
          <w:rFonts w:eastAsia="Garamond" w:cs="Garamond"/>
          <w:color w:val="000000"/>
        </w:rPr>
        <w:t xml:space="preserve"> the different sources are listed below. There is overlap across these sources, where similar documents are stored in different repositories. </w:t>
      </w:r>
      <w:r>
        <w:t>W</w:t>
      </w:r>
      <w:r>
        <w:rPr>
          <w:rFonts w:eastAsia="Garamond" w:cs="Garamond"/>
          <w:color w:val="000000"/>
        </w:rPr>
        <w:t xml:space="preserve">e only coded sources that (1) </w:t>
      </w:r>
      <w:commentRangeStart w:id="146"/>
      <w:r>
        <w:rPr>
          <w:rFonts w:eastAsia="Garamond" w:cs="Garamond"/>
          <w:color w:val="000000"/>
        </w:rPr>
        <w:t xml:space="preserve">include data for all in-country UN Clusters as opposed to </w:t>
      </w:r>
      <w:commentRangeStart w:id="147"/>
      <w:r>
        <w:rPr>
          <w:rFonts w:eastAsia="Garamond" w:cs="Garamond"/>
          <w:color w:val="000000"/>
        </w:rPr>
        <w:t>single-cluster sources</w:t>
      </w:r>
      <w:commentRangeEnd w:id="146"/>
      <w:r w:rsidR="00702D7A">
        <w:rPr>
          <w:rStyle w:val="CommentReference"/>
        </w:rPr>
        <w:commentReference w:id="146"/>
      </w:r>
      <w:r w:rsidR="00FE6E16">
        <w:rPr>
          <w:rStyle w:val="FootnoteReference"/>
          <w:rFonts w:eastAsia="Garamond" w:cs="Garamond"/>
          <w:color w:val="000000"/>
        </w:rPr>
        <w:footnoteReference w:id="7"/>
      </w:r>
      <w:r>
        <w:rPr>
          <w:rFonts w:eastAsia="Garamond" w:cs="Garamond"/>
          <w:color w:val="000000"/>
        </w:rPr>
        <w:t xml:space="preserve">; </w:t>
      </w:r>
      <w:commentRangeEnd w:id="147"/>
      <w:r w:rsidR="001D191D">
        <w:rPr>
          <w:rStyle w:val="CommentReference"/>
        </w:rPr>
        <w:commentReference w:id="147"/>
      </w:r>
      <w:r>
        <w:rPr>
          <w:rFonts w:eastAsia="Garamond" w:cs="Garamond"/>
          <w:color w:val="000000"/>
        </w:rPr>
        <w:t xml:space="preserve">(2) are disaggregated by subnational administrative level “1” regions, (3) include explicit reference to organization activity in a specific </w:t>
      </w:r>
      <w:proofErr w:type="gramStart"/>
      <w:r>
        <w:rPr>
          <w:rFonts w:eastAsia="Garamond" w:cs="Garamond"/>
          <w:color w:val="000000"/>
        </w:rPr>
        <w:t>time period</w:t>
      </w:r>
      <w:proofErr w:type="gramEnd"/>
      <w:r>
        <w:rPr>
          <w:rFonts w:eastAsia="Garamond" w:cs="Garamond"/>
          <w:color w:val="000000"/>
        </w:rPr>
        <w:t xml:space="preserve"> (annual or monthly data). </w:t>
      </w:r>
    </w:p>
    <w:p w14:paraId="0000003D" w14:textId="77777777" w:rsidR="007D10DD" w:rsidRDefault="007D10DD">
      <w:pPr>
        <w:pBdr>
          <w:top w:val="nil"/>
          <w:left w:val="nil"/>
          <w:bottom w:val="nil"/>
          <w:right w:val="nil"/>
          <w:between w:val="nil"/>
        </w:pBdr>
        <w:rPr>
          <w:rFonts w:eastAsia="Garamond" w:cs="Garamond"/>
          <w:color w:val="000000"/>
        </w:rPr>
      </w:pPr>
    </w:p>
    <w:p w14:paraId="0000003E" w14:textId="77777777" w:rsidR="007D10DD" w:rsidRDefault="00000000">
      <w:pPr>
        <w:numPr>
          <w:ilvl w:val="0"/>
          <w:numId w:val="1"/>
        </w:numPr>
        <w:pBdr>
          <w:top w:val="nil"/>
          <w:left w:val="nil"/>
          <w:bottom w:val="nil"/>
          <w:right w:val="nil"/>
          <w:between w:val="nil"/>
        </w:pBdr>
      </w:pPr>
      <w:r>
        <w:rPr>
          <w:rFonts w:eastAsia="Garamond" w:cs="Garamond"/>
          <w:color w:val="000000"/>
        </w:rPr>
        <w:lastRenderedPageBreak/>
        <w:t>United Nations Office for the Coordination of Humanitarian Affairs Documents (UNOCHA)</w:t>
      </w:r>
      <w:r>
        <w:rPr>
          <w:rFonts w:eastAsia="Garamond" w:cs="Garamond"/>
          <w:color w:val="000000"/>
          <w:vertAlign w:val="superscript"/>
        </w:rPr>
        <w:footnoteReference w:id="8"/>
      </w:r>
    </w:p>
    <w:p w14:paraId="0000003F" w14:textId="617B6174" w:rsidR="007D10DD" w:rsidRDefault="00000000">
      <w:pPr>
        <w:numPr>
          <w:ilvl w:val="1"/>
          <w:numId w:val="1"/>
        </w:numPr>
        <w:pBdr>
          <w:top w:val="nil"/>
          <w:left w:val="nil"/>
          <w:bottom w:val="nil"/>
          <w:right w:val="nil"/>
          <w:between w:val="nil"/>
        </w:pBdr>
      </w:pPr>
      <w:r>
        <w:rPr>
          <w:rFonts w:eastAsia="Garamond" w:cs="Garamond"/>
          <w:color w:val="000000"/>
        </w:rPr>
        <w:t xml:space="preserve">UNOCHA acts as a coordinating body for the United Nations humanitarian and development response. OCHA’s vision is to make global humanitarian response more effective through coordination, financing, policy, advocacy, and information management. OCHA runs country, regional, and global offices to coordinate responses at each level. </w:t>
      </w:r>
      <w:del w:id="150" w:author="Julie Radomski" w:date="2024-08-16T18:03:00Z" w16du:dateUtc="2024-08-16T22:03:00Z">
        <w:r w:rsidDel="0004353B">
          <w:rPr>
            <w:rFonts w:eastAsia="Garamond" w:cs="Garamond"/>
            <w:color w:val="000000"/>
          </w:rPr>
          <w:delText>Using OCHA-produced documents is a core component of our data collection process for coordination structures.</w:delText>
        </w:r>
      </w:del>
    </w:p>
    <w:p w14:paraId="00000040" w14:textId="77777777" w:rsidR="007D10DD" w:rsidRDefault="00000000">
      <w:pPr>
        <w:numPr>
          <w:ilvl w:val="1"/>
          <w:numId w:val="1"/>
        </w:numPr>
        <w:pBdr>
          <w:top w:val="nil"/>
          <w:left w:val="nil"/>
          <w:bottom w:val="nil"/>
          <w:right w:val="nil"/>
          <w:between w:val="nil"/>
        </w:pBdr>
      </w:pPr>
      <w:r>
        <w:rPr>
          <w:rFonts w:eastAsia="Garamond" w:cs="Garamond"/>
          <w:color w:val="000000"/>
        </w:rPr>
        <w:t>UNOCHA data forms the primary basis for all other sources used in this project. It collects 3W data (who does, what, where) with further additions in the form of 4W (who does, what, where and when) and 5W (who does, what, where, when and for whom). Together this 3/4/5W data is then used by organizations or clusters to publish various documents such as infographics, interactive dashboards, or excel files. </w:t>
      </w:r>
    </w:p>
    <w:p w14:paraId="00000041" w14:textId="6F4CDBC3" w:rsidR="007D10DD" w:rsidRDefault="00000000">
      <w:pPr>
        <w:numPr>
          <w:ilvl w:val="1"/>
          <w:numId w:val="1"/>
        </w:numPr>
        <w:pBdr>
          <w:top w:val="nil"/>
          <w:left w:val="nil"/>
          <w:bottom w:val="nil"/>
          <w:right w:val="nil"/>
          <w:between w:val="nil"/>
        </w:pBdr>
      </w:pPr>
      <w:r>
        <w:rPr>
          <w:rFonts w:eastAsia="Garamond" w:cs="Garamond"/>
          <w:color w:val="000000"/>
        </w:rPr>
        <w:t>We obtain cluster excel files of 3/4/5 W data from the Humanitarian Data Exchange platform (</w:t>
      </w:r>
      <w:proofErr w:type="spellStart"/>
      <w:r>
        <w:rPr>
          <w:rFonts w:eastAsia="Garamond" w:cs="Garamond"/>
          <w:color w:val="000000"/>
        </w:rPr>
        <w:t>HumData</w:t>
      </w:r>
      <w:proofErr w:type="spellEnd"/>
      <w:r>
        <w:rPr>
          <w:rFonts w:eastAsia="Garamond" w:cs="Garamond"/>
          <w:color w:val="000000"/>
        </w:rPr>
        <w:t>)</w:t>
      </w:r>
      <w:ins w:id="151" w:author="Julie Radomski" w:date="2024-08-16T18:10:00Z" w16du:dateUtc="2024-08-16T22:10:00Z">
        <w:r w:rsidR="00A72FAC">
          <w:rPr>
            <w:rStyle w:val="FootnoteReference"/>
            <w:rFonts w:eastAsia="Garamond" w:cs="Garamond"/>
            <w:color w:val="000000"/>
          </w:rPr>
          <w:footnoteReference w:id="9"/>
        </w:r>
      </w:ins>
      <w:r>
        <w:rPr>
          <w:rFonts w:eastAsia="Garamond" w:cs="Garamond"/>
          <w:color w:val="000000"/>
        </w:rPr>
        <w:t xml:space="preserve"> managed by UNOCHA (when available). </w:t>
      </w:r>
    </w:p>
    <w:p w14:paraId="00000042" w14:textId="77777777" w:rsidR="007D10DD" w:rsidRDefault="00000000" w:rsidP="0004353B">
      <w:pPr>
        <w:numPr>
          <w:ilvl w:val="0"/>
          <w:numId w:val="1"/>
        </w:numPr>
        <w:pBdr>
          <w:top w:val="nil"/>
          <w:left w:val="nil"/>
          <w:bottom w:val="nil"/>
          <w:right w:val="nil"/>
          <w:between w:val="nil"/>
        </w:pBdr>
        <w:spacing w:before="240"/>
      </w:pPr>
      <w:r>
        <w:rPr>
          <w:rFonts w:eastAsia="Garamond" w:cs="Garamond"/>
          <w:color w:val="000000"/>
        </w:rPr>
        <w:t>Humanitarian Response (HumanitarianResponse.info)</w:t>
      </w:r>
      <w:r>
        <w:rPr>
          <w:rFonts w:eastAsia="Garamond" w:cs="Garamond"/>
          <w:color w:val="000000"/>
          <w:vertAlign w:val="superscript"/>
        </w:rPr>
        <w:footnoteReference w:id="10"/>
      </w:r>
    </w:p>
    <w:p w14:paraId="00000043" w14:textId="557D23FD" w:rsidR="007D10DD" w:rsidRDefault="00000000">
      <w:pPr>
        <w:numPr>
          <w:ilvl w:val="0"/>
          <w:numId w:val="2"/>
        </w:numPr>
        <w:pBdr>
          <w:top w:val="nil"/>
          <w:left w:val="nil"/>
          <w:bottom w:val="nil"/>
          <w:right w:val="nil"/>
          <w:between w:val="nil"/>
        </w:pBdr>
        <w:ind w:left="1440"/>
        <w:rPr>
          <w:rFonts w:eastAsia="Garamond" w:cs="Garamond"/>
          <w:color w:val="000000"/>
        </w:rPr>
      </w:pPr>
      <w:r>
        <w:rPr>
          <w:rFonts w:eastAsia="Garamond" w:cs="Garamond"/>
          <w:color w:val="000000"/>
        </w:rPr>
        <w:t>Humanitarian Response was a service provided by OCHA under the Inter-Agency Standing Committee’s guidance on information management. Humanitarian Response attempted to be the central website for information management under OCHA</w:t>
      </w:r>
      <w:del w:id="153" w:author="Julie Radomski" w:date="2024-08-16T18:04:00Z" w16du:dateUtc="2024-08-16T22:04:00Z">
        <w:r w:rsidDel="0004353B">
          <w:rPr>
            <w:rFonts w:eastAsia="Garamond" w:cs="Garamond"/>
            <w:color w:val="000000"/>
          </w:rPr>
          <w:delText>, and many of the necessary documents to track projects and coordination structure membership were hosted here</w:delText>
        </w:r>
      </w:del>
      <w:r>
        <w:rPr>
          <w:rFonts w:eastAsia="Garamond" w:cs="Garamond"/>
          <w:color w:val="000000"/>
        </w:rPr>
        <w:t xml:space="preserve">. </w:t>
      </w:r>
      <w:del w:id="154" w:author="Julie Radomski" w:date="2024-08-16T18:05:00Z" w16du:dateUtc="2024-08-16T22:05:00Z">
        <w:r w:rsidDel="0004353B">
          <w:rPr>
            <w:rFonts w:eastAsia="Garamond" w:cs="Garamond"/>
            <w:color w:val="000000"/>
          </w:rPr>
          <w:delText xml:space="preserve">After we coded the bulk of the cluster data, </w:delText>
        </w:r>
      </w:del>
      <w:r>
        <w:rPr>
          <w:rFonts w:eastAsia="Garamond" w:cs="Garamond"/>
          <w:color w:val="000000"/>
        </w:rPr>
        <w:t xml:space="preserve">Humanitarian Response was replaced with </w:t>
      </w:r>
      <w:proofErr w:type="spellStart"/>
      <w:r>
        <w:rPr>
          <w:rFonts w:eastAsia="Garamond" w:cs="Garamond"/>
          <w:color w:val="000000"/>
        </w:rPr>
        <w:t>ReliefWeb</w:t>
      </w:r>
      <w:proofErr w:type="spellEnd"/>
      <w:r>
        <w:rPr>
          <w:rFonts w:eastAsia="Garamond" w:cs="Garamond"/>
          <w:color w:val="000000"/>
        </w:rPr>
        <w:t xml:space="preserve"> Response in November 2022, which hosts similar information.</w:t>
      </w:r>
      <w:r>
        <w:rPr>
          <w:rFonts w:eastAsia="Garamond" w:cs="Garamond"/>
          <w:color w:val="000000"/>
          <w:vertAlign w:val="superscript"/>
        </w:rPr>
        <w:footnoteReference w:id="11"/>
      </w:r>
    </w:p>
    <w:p w14:paraId="00000044" w14:textId="0D6C3664" w:rsidR="007D10DD" w:rsidRDefault="00000000">
      <w:pPr>
        <w:numPr>
          <w:ilvl w:val="0"/>
          <w:numId w:val="2"/>
        </w:numPr>
        <w:pBdr>
          <w:top w:val="nil"/>
          <w:left w:val="nil"/>
          <w:bottom w:val="nil"/>
          <w:right w:val="nil"/>
          <w:between w:val="nil"/>
        </w:pBdr>
        <w:ind w:left="1440"/>
        <w:rPr>
          <w:rFonts w:eastAsia="Garamond" w:cs="Garamond"/>
          <w:color w:val="000000"/>
        </w:rPr>
      </w:pPr>
      <w:del w:id="155" w:author="Julie Radomski" w:date="2024-08-16T18:05:00Z" w16du:dateUtc="2024-08-16T22:05:00Z">
        <w:r w:rsidDel="0004353B">
          <w:rPr>
            <w:rFonts w:eastAsia="Garamond" w:cs="Garamond"/>
            <w:color w:val="000000"/>
          </w:rPr>
          <w:delText>This source</w:delText>
        </w:r>
      </w:del>
      <w:ins w:id="156" w:author="Julie Radomski" w:date="2024-08-16T18:05:00Z" w16du:dateUtc="2024-08-16T22:05:00Z">
        <w:r w:rsidR="0004353B">
          <w:rPr>
            <w:rFonts w:eastAsia="Garamond" w:cs="Garamond"/>
            <w:color w:val="000000"/>
          </w:rPr>
          <w:t>Humanitarian Response</w:t>
        </w:r>
      </w:ins>
      <w:r>
        <w:rPr>
          <w:rFonts w:eastAsia="Garamond" w:cs="Garamond"/>
          <w:color w:val="000000"/>
        </w:rPr>
        <w:t xml:space="preserve"> was the first </w:t>
      </w:r>
      <w:del w:id="157" w:author="Julie Radomski" w:date="2024-08-16T18:05:00Z" w16du:dateUtc="2024-08-16T22:05:00Z">
        <w:r w:rsidDel="0004353B">
          <w:rPr>
            <w:rFonts w:eastAsia="Garamond" w:cs="Garamond"/>
            <w:color w:val="000000"/>
          </w:rPr>
          <w:delText>point of contact</w:delText>
        </w:r>
      </w:del>
      <w:ins w:id="158" w:author="Julie Radomski" w:date="2024-08-16T18:05:00Z" w16du:dateUtc="2024-08-16T22:05:00Z">
        <w:r w:rsidR="0004353B">
          <w:rPr>
            <w:rFonts w:eastAsia="Garamond" w:cs="Garamond"/>
            <w:color w:val="000000"/>
          </w:rPr>
          <w:t>resource</w:t>
        </w:r>
      </w:ins>
      <w:r>
        <w:rPr>
          <w:rFonts w:eastAsia="Garamond" w:cs="Garamond"/>
          <w:color w:val="000000"/>
        </w:rPr>
        <w:t xml:space="preserve"> for </w:t>
      </w:r>
      <w:del w:id="159" w:author="Julie Radomski" w:date="2024-08-16T18:05:00Z" w16du:dateUtc="2024-08-16T22:05:00Z">
        <w:r w:rsidDel="0004353B">
          <w:rPr>
            <w:rFonts w:eastAsia="Garamond" w:cs="Garamond"/>
            <w:color w:val="000000"/>
          </w:rPr>
          <w:delText xml:space="preserve">the </w:delText>
        </w:r>
      </w:del>
      <w:r>
        <w:rPr>
          <w:rFonts w:eastAsia="Garamond" w:cs="Garamond"/>
          <w:color w:val="000000"/>
        </w:rPr>
        <w:t xml:space="preserve">data mapping </w:t>
      </w:r>
      <w:del w:id="160" w:author="Julie Radomski" w:date="2024-08-16T18:05:00Z" w16du:dateUtc="2024-08-16T22:05:00Z">
        <w:r w:rsidDel="0004353B">
          <w:rPr>
            <w:rFonts w:eastAsia="Garamond" w:cs="Garamond"/>
            <w:color w:val="000000"/>
          </w:rPr>
          <w:delText xml:space="preserve">process </w:delText>
        </w:r>
      </w:del>
      <w:r>
        <w:rPr>
          <w:rFonts w:eastAsia="Garamond" w:cs="Garamond"/>
          <w:color w:val="000000"/>
        </w:rPr>
        <w:t xml:space="preserve">because it had a comprehensive repository of documents for many countries. We used this website to search for different document types, often hosted on the website or linked </w:t>
      </w:r>
      <w:del w:id="161" w:author="Julie Radomski" w:date="2024-08-16T18:06:00Z" w16du:dateUtc="2024-08-16T22:06:00Z">
        <w:r w:rsidDel="0004353B">
          <w:rPr>
            <w:rFonts w:eastAsia="Garamond" w:cs="Garamond"/>
            <w:color w:val="000000"/>
          </w:rPr>
          <w:delText xml:space="preserve">on </w:delText>
        </w:r>
      </w:del>
      <w:ins w:id="162" w:author="Julie Radomski" w:date="2024-08-16T18:06:00Z" w16du:dateUtc="2024-08-16T22:06:00Z">
        <w:r w:rsidR="0004353B">
          <w:rPr>
            <w:rFonts w:eastAsia="Garamond" w:cs="Garamond"/>
            <w:color w:val="000000"/>
          </w:rPr>
          <w:t xml:space="preserve">to </w:t>
        </w:r>
      </w:ins>
      <w:r>
        <w:rPr>
          <w:rFonts w:eastAsia="Garamond" w:cs="Garamond"/>
          <w:color w:val="000000"/>
        </w:rPr>
        <w:t xml:space="preserve">another UNOCHA source </w:t>
      </w:r>
      <w:del w:id="163" w:author="Julie Radomski" w:date="2024-08-16T18:06:00Z" w16du:dateUtc="2024-08-16T22:06:00Z">
        <w:r w:rsidDel="0004353B">
          <w:rPr>
            <w:rFonts w:eastAsia="Garamond" w:cs="Garamond"/>
            <w:color w:val="000000"/>
          </w:rPr>
          <w:delText xml:space="preserve">such as ReliefWeb </w:delText>
        </w:r>
      </w:del>
      <w:r>
        <w:rPr>
          <w:rFonts w:eastAsia="Garamond" w:cs="Garamond"/>
          <w:color w:val="000000"/>
        </w:rPr>
        <w:t xml:space="preserve">or </w:t>
      </w:r>
      <w:del w:id="164" w:author="Julie Radomski" w:date="2024-08-16T18:06:00Z" w16du:dateUtc="2024-08-16T22:06:00Z">
        <w:r w:rsidDel="0004353B">
          <w:rPr>
            <w:rFonts w:eastAsia="Garamond" w:cs="Garamond"/>
            <w:color w:val="000000"/>
          </w:rPr>
          <w:delText xml:space="preserve">a </w:delText>
        </w:r>
      </w:del>
      <w:r>
        <w:rPr>
          <w:rFonts w:eastAsia="Garamond" w:cs="Garamond"/>
          <w:color w:val="000000"/>
        </w:rPr>
        <w:t>specific cluster website. </w:t>
      </w:r>
    </w:p>
    <w:p w14:paraId="00000045" w14:textId="77777777" w:rsidR="007D10DD" w:rsidRDefault="00000000">
      <w:pPr>
        <w:numPr>
          <w:ilvl w:val="0"/>
          <w:numId w:val="2"/>
        </w:numPr>
        <w:pBdr>
          <w:top w:val="nil"/>
          <w:left w:val="nil"/>
          <w:bottom w:val="nil"/>
          <w:right w:val="nil"/>
          <w:between w:val="nil"/>
        </w:pBdr>
        <w:ind w:left="1440"/>
      </w:pPr>
      <w:r>
        <w:rPr>
          <w:rFonts w:eastAsia="Garamond" w:cs="Garamond"/>
          <w:color w:val="000000"/>
        </w:rPr>
        <w:t xml:space="preserve">The documents found through Humanitarian Response included infographics (maps, factsheets, </w:t>
      </w:r>
      <w:proofErr w:type="spellStart"/>
      <w:r>
        <w:rPr>
          <w:rFonts w:eastAsia="Garamond" w:cs="Garamond"/>
          <w:color w:val="000000"/>
        </w:rPr>
        <w:t>tabulars</w:t>
      </w:r>
      <w:proofErr w:type="spellEnd"/>
      <w:r>
        <w:rPr>
          <w:rFonts w:eastAsia="Garamond" w:cs="Garamond"/>
          <w:color w:val="000000"/>
        </w:rPr>
        <w:t xml:space="preserve">), interactive dashboards, and UNOCHA </w:t>
      </w:r>
      <w:proofErr w:type="spellStart"/>
      <w:r>
        <w:rPr>
          <w:rFonts w:eastAsia="Garamond" w:cs="Garamond"/>
          <w:color w:val="000000"/>
        </w:rPr>
        <w:t>tabulars</w:t>
      </w:r>
      <w:proofErr w:type="spellEnd"/>
      <w:r>
        <w:rPr>
          <w:rFonts w:eastAsia="Garamond" w:cs="Garamond"/>
          <w:color w:val="000000"/>
        </w:rPr>
        <w:t>. </w:t>
      </w:r>
    </w:p>
    <w:p w14:paraId="00000046" w14:textId="77777777" w:rsidR="007D10DD" w:rsidRDefault="00000000" w:rsidP="0004353B">
      <w:pPr>
        <w:numPr>
          <w:ilvl w:val="0"/>
          <w:numId w:val="1"/>
        </w:numPr>
        <w:pBdr>
          <w:top w:val="nil"/>
          <w:left w:val="nil"/>
          <w:bottom w:val="nil"/>
          <w:right w:val="nil"/>
          <w:between w:val="nil"/>
        </w:pBdr>
        <w:spacing w:before="240"/>
      </w:pPr>
      <w:proofErr w:type="spellStart"/>
      <w:r>
        <w:rPr>
          <w:rFonts w:eastAsia="Garamond" w:cs="Garamond"/>
          <w:color w:val="000000"/>
        </w:rPr>
        <w:t>ReliefWeb</w:t>
      </w:r>
      <w:proofErr w:type="spellEnd"/>
      <w:r>
        <w:rPr>
          <w:rFonts w:eastAsia="Garamond" w:cs="Garamond"/>
          <w:color w:val="000000"/>
          <w:vertAlign w:val="superscript"/>
        </w:rPr>
        <w:footnoteReference w:id="12"/>
      </w:r>
    </w:p>
    <w:p w14:paraId="00000047" w14:textId="77777777" w:rsidR="007D10DD" w:rsidRDefault="00000000">
      <w:pPr>
        <w:numPr>
          <w:ilvl w:val="1"/>
          <w:numId w:val="6"/>
        </w:numPr>
        <w:pBdr>
          <w:top w:val="nil"/>
          <w:left w:val="nil"/>
          <w:bottom w:val="nil"/>
          <w:right w:val="nil"/>
          <w:between w:val="nil"/>
        </w:pBdr>
      </w:pPr>
      <w:proofErr w:type="spellStart"/>
      <w:r>
        <w:rPr>
          <w:rFonts w:eastAsia="Garamond" w:cs="Garamond"/>
          <w:color w:val="000000"/>
        </w:rPr>
        <w:t>ReliefWeb</w:t>
      </w:r>
      <w:proofErr w:type="spellEnd"/>
      <w:r>
        <w:rPr>
          <w:rFonts w:eastAsia="Garamond" w:cs="Garamond"/>
          <w:color w:val="000000"/>
        </w:rPr>
        <w:t xml:space="preserve"> is a service provided by OCHA. </w:t>
      </w:r>
      <w:proofErr w:type="gramStart"/>
      <w:r>
        <w:rPr>
          <w:rFonts w:eastAsia="Garamond" w:cs="Garamond"/>
          <w:color w:val="000000"/>
        </w:rPr>
        <w:t>Similar to</w:t>
      </w:r>
      <w:proofErr w:type="gramEnd"/>
      <w:r>
        <w:rPr>
          <w:rFonts w:eastAsia="Garamond" w:cs="Garamond"/>
          <w:color w:val="000000"/>
        </w:rPr>
        <w:t xml:space="preserve"> Humanitarian Response, documents on cluster membership and project membership are hosted on </w:t>
      </w:r>
      <w:proofErr w:type="spellStart"/>
      <w:r>
        <w:rPr>
          <w:rFonts w:eastAsia="Garamond" w:cs="Garamond"/>
          <w:color w:val="000000"/>
        </w:rPr>
        <w:t>ReliefWeb</w:t>
      </w:r>
      <w:proofErr w:type="spellEnd"/>
      <w:r>
        <w:rPr>
          <w:rFonts w:eastAsia="Garamond" w:cs="Garamond"/>
          <w:color w:val="000000"/>
        </w:rPr>
        <w:t>. Humanitarian Response Plans (HRPs), and other planning documents, are often hosted here.</w:t>
      </w:r>
    </w:p>
    <w:p w14:paraId="00000048" w14:textId="36C08158" w:rsidR="007D10DD" w:rsidRDefault="00000000">
      <w:pPr>
        <w:numPr>
          <w:ilvl w:val="1"/>
          <w:numId w:val="6"/>
        </w:numPr>
        <w:pBdr>
          <w:top w:val="nil"/>
          <w:left w:val="nil"/>
          <w:bottom w:val="nil"/>
          <w:right w:val="nil"/>
          <w:between w:val="nil"/>
        </w:pBdr>
      </w:pPr>
      <w:del w:id="165" w:author="Julie Radomski" w:date="2024-08-16T18:07:00Z" w16du:dateUtc="2024-08-16T22:07:00Z">
        <w:r w:rsidDel="00A72FAC">
          <w:rPr>
            <w:rFonts w:eastAsia="Garamond" w:cs="Garamond"/>
            <w:color w:val="000000"/>
          </w:rPr>
          <w:delText xml:space="preserve">Humanitarian Response documents are often linked to ReliefWeb. </w:delText>
        </w:r>
      </w:del>
      <w:r>
        <w:rPr>
          <w:rFonts w:eastAsia="Garamond" w:cs="Garamond"/>
          <w:color w:val="000000"/>
        </w:rPr>
        <w:t xml:space="preserve">For the purposes of data mapping, </w:t>
      </w:r>
      <w:proofErr w:type="spellStart"/>
      <w:r>
        <w:rPr>
          <w:rFonts w:eastAsia="Garamond" w:cs="Garamond"/>
          <w:color w:val="000000"/>
        </w:rPr>
        <w:t>ReliefWeb</w:t>
      </w:r>
      <w:proofErr w:type="spellEnd"/>
      <w:r>
        <w:rPr>
          <w:rFonts w:eastAsia="Garamond" w:cs="Garamond"/>
          <w:color w:val="000000"/>
        </w:rPr>
        <w:t xml:space="preserve"> was consulted if </w:t>
      </w:r>
      <w:del w:id="166" w:author="Julie Radomski" w:date="2024-08-16T18:07:00Z" w16du:dateUtc="2024-08-16T22:07:00Z">
        <w:r w:rsidDel="00A72FAC">
          <w:rPr>
            <w:rFonts w:eastAsia="Garamond" w:cs="Garamond"/>
            <w:color w:val="000000"/>
          </w:rPr>
          <w:delText xml:space="preserve">prior </w:delText>
        </w:r>
      </w:del>
      <w:ins w:id="167" w:author="Julie Radomski" w:date="2024-08-16T18:07:00Z" w16du:dateUtc="2024-08-16T22:07:00Z">
        <w:r w:rsidR="00A72FAC">
          <w:rPr>
            <w:rFonts w:eastAsia="Garamond" w:cs="Garamond"/>
            <w:color w:val="000000"/>
          </w:rPr>
          <w:t xml:space="preserve">Humanitarian Response or </w:t>
        </w:r>
        <w:proofErr w:type="spellStart"/>
        <w:r w:rsidR="00A72FAC">
          <w:rPr>
            <w:rFonts w:eastAsia="Garamond" w:cs="Garamond"/>
            <w:color w:val="000000"/>
          </w:rPr>
          <w:t>HumData</w:t>
        </w:r>
      </w:ins>
      <w:proofErr w:type="spellEnd"/>
      <w:del w:id="168" w:author="Julie Radomski" w:date="2024-08-16T18:07:00Z" w16du:dateUtc="2024-08-16T22:07:00Z">
        <w:r w:rsidDel="00A72FAC">
          <w:rPr>
            <w:rFonts w:eastAsia="Garamond" w:cs="Garamond"/>
            <w:color w:val="000000"/>
          </w:rPr>
          <w:delText>sources</w:delText>
        </w:r>
      </w:del>
      <w:r>
        <w:rPr>
          <w:rFonts w:eastAsia="Garamond" w:cs="Garamond"/>
          <w:color w:val="000000"/>
        </w:rPr>
        <w:t xml:space="preserve"> linked to it</w:t>
      </w:r>
      <w:ins w:id="169" w:author="Julie Radomski" w:date="2024-08-16T18:07:00Z" w16du:dateUtc="2024-08-16T22:07:00Z">
        <w:r w:rsidR="00A72FAC">
          <w:rPr>
            <w:rFonts w:eastAsia="Garamond" w:cs="Garamond"/>
            <w:color w:val="000000"/>
          </w:rPr>
          <w:t>,</w:t>
        </w:r>
      </w:ins>
      <w:r>
        <w:rPr>
          <w:rFonts w:eastAsia="Garamond" w:cs="Garamond"/>
          <w:color w:val="000000"/>
        </w:rPr>
        <w:t xml:space="preserve"> or if </w:t>
      </w:r>
      <w:ins w:id="170" w:author="Julie Radomski" w:date="2024-08-16T18:08:00Z" w16du:dateUtc="2024-08-16T22:08:00Z">
        <w:r w:rsidR="00A72FAC">
          <w:rPr>
            <w:rFonts w:eastAsia="Garamond" w:cs="Garamond"/>
            <w:color w:val="000000"/>
          </w:rPr>
          <w:t xml:space="preserve">these </w:t>
        </w:r>
      </w:ins>
      <w:r>
        <w:rPr>
          <w:rFonts w:eastAsia="Garamond" w:cs="Garamond"/>
          <w:color w:val="000000"/>
        </w:rPr>
        <w:t>other sources did not yield enough information. </w:t>
      </w:r>
    </w:p>
    <w:p w14:paraId="00000049" w14:textId="77777777" w:rsidR="007D10DD" w:rsidRDefault="00000000">
      <w:pPr>
        <w:numPr>
          <w:ilvl w:val="1"/>
          <w:numId w:val="6"/>
        </w:numPr>
        <w:pBdr>
          <w:top w:val="nil"/>
          <w:left w:val="nil"/>
          <w:bottom w:val="nil"/>
          <w:right w:val="nil"/>
          <w:between w:val="nil"/>
        </w:pBdr>
      </w:pPr>
      <w:r>
        <w:rPr>
          <w:rFonts w:eastAsia="Garamond" w:cs="Garamond"/>
          <w:color w:val="000000"/>
        </w:rPr>
        <w:t xml:space="preserve">The documents found through this source include infographics (maps, factsheets, </w:t>
      </w:r>
      <w:proofErr w:type="spellStart"/>
      <w:r>
        <w:rPr>
          <w:rFonts w:eastAsia="Garamond" w:cs="Garamond"/>
          <w:color w:val="000000"/>
        </w:rPr>
        <w:t>tabulars</w:t>
      </w:r>
      <w:proofErr w:type="spellEnd"/>
      <w:r>
        <w:rPr>
          <w:rFonts w:eastAsia="Garamond" w:cs="Garamond"/>
          <w:color w:val="000000"/>
        </w:rPr>
        <w:t>, annual reports) and interactive dashboards. </w:t>
      </w:r>
    </w:p>
    <w:p w14:paraId="0000004A" w14:textId="77777777" w:rsidR="007D10DD" w:rsidRDefault="00000000">
      <w:pPr>
        <w:numPr>
          <w:ilvl w:val="0"/>
          <w:numId w:val="1"/>
        </w:numPr>
        <w:pBdr>
          <w:top w:val="nil"/>
          <w:left w:val="nil"/>
          <w:bottom w:val="nil"/>
          <w:right w:val="nil"/>
          <w:between w:val="nil"/>
        </w:pBdr>
      </w:pPr>
      <w:r>
        <w:rPr>
          <w:rFonts w:eastAsia="Garamond" w:cs="Garamond"/>
          <w:color w:val="000000"/>
        </w:rPr>
        <w:t>Google Search </w:t>
      </w:r>
    </w:p>
    <w:p w14:paraId="0000004B" w14:textId="2B878F1B" w:rsidR="007D10DD" w:rsidRDefault="00000000">
      <w:pPr>
        <w:numPr>
          <w:ilvl w:val="1"/>
          <w:numId w:val="1"/>
        </w:numPr>
        <w:pBdr>
          <w:top w:val="nil"/>
          <w:left w:val="nil"/>
          <w:bottom w:val="nil"/>
          <w:right w:val="nil"/>
          <w:between w:val="nil"/>
        </w:pBdr>
        <w:rPr>
          <w:rFonts w:eastAsia="Garamond" w:cs="Garamond"/>
          <w:color w:val="000000"/>
        </w:rPr>
      </w:pPr>
      <w:r>
        <w:rPr>
          <w:rFonts w:eastAsia="Garamond" w:cs="Garamond"/>
          <w:color w:val="000000"/>
        </w:rPr>
        <w:t xml:space="preserve">When we were unable to find information </w:t>
      </w:r>
      <w:del w:id="171" w:author="Julie Radomski" w:date="2024-08-16T18:11:00Z" w16du:dateUtc="2024-08-16T22:11:00Z">
        <w:r w:rsidDel="00587647">
          <w:rPr>
            <w:rFonts w:eastAsia="Garamond" w:cs="Garamond"/>
            <w:color w:val="000000"/>
          </w:rPr>
          <w:delText xml:space="preserve">on some countries </w:delText>
        </w:r>
      </w:del>
      <w:r>
        <w:rPr>
          <w:rFonts w:eastAsia="Garamond" w:cs="Garamond"/>
          <w:color w:val="000000"/>
        </w:rPr>
        <w:t xml:space="preserve">using the above sources, we used specific search terms on Google to find </w:t>
      </w:r>
      <w:ins w:id="172" w:author="Julie Radomski" w:date="2024-08-16T18:11:00Z" w16du:dateUtc="2024-08-16T22:11:00Z">
        <w:r w:rsidR="00587647">
          <w:rPr>
            <w:rFonts w:eastAsia="Garamond" w:cs="Garamond"/>
            <w:color w:val="000000"/>
          </w:rPr>
          <w:t xml:space="preserve">additional </w:t>
        </w:r>
      </w:ins>
      <w:r>
        <w:rPr>
          <w:rFonts w:eastAsia="Garamond" w:cs="Garamond"/>
          <w:color w:val="000000"/>
        </w:rPr>
        <w:t>sources. There was no set formula for this</w:t>
      </w:r>
      <w:del w:id="173" w:author="Julie Radomski" w:date="2024-08-16T18:11:00Z" w16du:dateUtc="2024-08-16T22:11:00Z">
        <w:r w:rsidDel="00587647">
          <w:rPr>
            <w:rFonts w:eastAsia="Garamond" w:cs="Garamond"/>
            <w:color w:val="000000"/>
          </w:rPr>
          <w:delText>, as the search terms in this codebook are not exhaustive and each person who maps information will use their own search terms</w:delText>
        </w:r>
      </w:del>
      <w:r>
        <w:rPr>
          <w:rFonts w:eastAsia="Garamond" w:cs="Garamond"/>
          <w:color w:val="000000"/>
        </w:rPr>
        <w:t xml:space="preserve">; </w:t>
      </w:r>
      <w:r>
        <w:rPr>
          <w:rFonts w:eastAsia="Garamond" w:cs="Garamond"/>
          <w:color w:val="000000"/>
        </w:rPr>
        <w:lastRenderedPageBreak/>
        <w:t xml:space="preserve">the core tenant </w:t>
      </w:r>
      <w:del w:id="174" w:author="Julie Radomski" w:date="2024-08-16T18:11:00Z" w16du:dateUtc="2024-08-16T22:11:00Z">
        <w:r w:rsidDel="00587647">
          <w:rPr>
            <w:rFonts w:eastAsia="Garamond" w:cs="Garamond"/>
            <w:color w:val="000000"/>
          </w:rPr>
          <w:delText xml:space="preserve">of this search is </w:delText>
        </w:r>
      </w:del>
      <w:ins w:id="175" w:author="Julie Radomski" w:date="2024-08-16T18:11:00Z" w16du:dateUtc="2024-08-16T22:11:00Z">
        <w:r w:rsidR="00587647">
          <w:rPr>
            <w:rFonts w:eastAsia="Garamond" w:cs="Garamond"/>
            <w:color w:val="000000"/>
          </w:rPr>
          <w:t xml:space="preserve">was </w:t>
        </w:r>
      </w:ins>
      <w:r>
        <w:rPr>
          <w:rFonts w:eastAsia="Garamond" w:cs="Garamond"/>
          <w:color w:val="000000"/>
        </w:rPr>
        <w:t>breadth, with the goal being to find any information from reliable sources. We ask coders to note all search terms used so the process may be replicated</w:t>
      </w:r>
      <w:del w:id="176" w:author="Julie Radomski" w:date="2024-08-16T18:11:00Z" w16du:dateUtc="2024-08-16T22:11:00Z">
        <w:r w:rsidDel="00587647">
          <w:rPr>
            <w:rFonts w:eastAsia="Garamond" w:cs="Garamond"/>
            <w:color w:val="000000"/>
          </w:rPr>
          <w:delText xml:space="preserve"> in the future</w:delText>
        </w:r>
      </w:del>
      <w:r>
        <w:rPr>
          <w:rFonts w:eastAsia="Garamond" w:cs="Garamond"/>
          <w:color w:val="000000"/>
        </w:rPr>
        <w:t>. Most search terms were in the format of cluster-country-year (e.g., health cluster Nepal 2007) or without the year (e.g., health cluster Nepal)</w:t>
      </w:r>
      <w:r>
        <w:rPr>
          <w:rFonts w:eastAsia="Garamond" w:cs="Garamond"/>
          <w:i/>
          <w:color w:val="000000"/>
        </w:rPr>
        <w:t>.</w:t>
      </w:r>
      <w:r>
        <w:rPr>
          <w:rFonts w:eastAsia="Garamond" w:cs="Garamond"/>
          <w:color w:val="000000"/>
        </w:rPr>
        <w:t xml:space="preserve"> </w:t>
      </w:r>
      <w:del w:id="177" w:author="Julie Radomski" w:date="2024-08-16T18:12:00Z" w16du:dateUtc="2024-08-16T22:12:00Z">
        <w:r w:rsidDel="00587647">
          <w:rPr>
            <w:rFonts w:eastAsia="Garamond" w:cs="Garamond"/>
            <w:color w:val="000000"/>
          </w:rPr>
          <w:delText>Knowledge of French or Spanish can help with search terms for some countries.</w:delText>
        </w:r>
      </w:del>
    </w:p>
    <w:p w14:paraId="0000004C" w14:textId="77777777" w:rsidR="007D10DD" w:rsidRDefault="007D10DD">
      <w:pPr>
        <w:pBdr>
          <w:top w:val="nil"/>
          <w:left w:val="nil"/>
          <w:bottom w:val="nil"/>
          <w:right w:val="nil"/>
          <w:between w:val="nil"/>
        </w:pBdr>
        <w:rPr>
          <w:rFonts w:eastAsia="Garamond" w:cs="Garamond"/>
          <w:color w:val="000000"/>
        </w:rPr>
      </w:pPr>
    </w:p>
    <w:p w14:paraId="0000004D" w14:textId="5DEE39A8" w:rsidR="007D10DD" w:rsidRDefault="00000000">
      <w:pPr>
        <w:rPr>
          <w:b/>
        </w:rPr>
      </w:pPr>
      <w:bookmarkStart w:id="178" w:name="_Toc174874599"/>
      <w:r w:rsidRPr="00AC074A">
        <w:rPr>
          <w:rStyle w:val="Heading2Char"/>
        </w:rPr>
        <w:t>Document types</w:t>
      </w:r>
      <w:bookmarkEnd w:id="178"/>
      <w:r>
        <w:rPr>
          <w:b/>
        </w:rPr>
        <w:t xml:space="preserve"> </w:t>
      </w:r>
      <w:del w:id="179" w:author="Julie Radomski" w:date="2024-08-16T18:18:00Z" w16du:dateUtc="2024-08-16T22:18:00Z">
        <w:r w:rsidDel="00C333E9">
          <w:rPr>
            <w:b/>
          </w:rPr>
          <w:delText xml:space="preserve">by data source </w:delText>
        </w:r>
      </w:del>
    </w:p>
    <w:p w14:paraId="0000004E" w14:textId="1C181CE8" w:rsidR="007D10DD" w:rsidRDefault="00000000">
      <w:pPr>
        <w:pBdr>
          <w:top w:val="nil"/>
          <w:left w:val="nil"/>
          <w:bottom w:val="nil"/>
          <w:right w:val="nil"/>
          <w:between w:val="nil"/>
        </w:pBdr>
        <w:rPr>
          <w:rFonts w:eastAsia="Garamond" w:cs="Garamond"/>
          <w:color w:val="000000"/>
        </w:rPr>
      </w:pPr>
      <w:r>
        <w:rPr>
          <w:rFonts w:eastAsia="Garamond" w:cs="Garamond"/>
          <w:color w:val="000000"/>
        </w:rPr>
        <w:t xml:space="preserve">This project relies on cluster-level data across different document types found through sources listed in the above section. </w:t>
      </w:r>
      <w:ins w:id="180" w:author="Julie Radomski" w:date="2024-08-16T18:12:00Z" w16du:dateUtc="2024-08-16T22:12:00Z">
        <w:r w:rsidR="0072408D">
          <w:rPr>
            <w:rFonts w:eastAsia="Garamond" w:cs="Garamond"/>
            <w:color w:val="000000"/>
          </w:rPr>
          <w:t xml:space="preserve">Here </w:t>
        </w:r>
      </w:ins>
      <w:del w:id="181" w:author="Julie Radomski" w:date="2024-08-16T18:12:00Z" w16du:dateUtc="2024-08-16T22:12:00Z">
        <w:r w:rsidDel="0072408D">
          <w:rPr>
            <w:rFonts w:eastAsia="Garamond" w:cs="Garamond"/>
            <w:color w:val="000000"/>
          </w:rPr>
          <w:delText xml:space="preserve">We </w:delText>
        </w:r>
      </w:del>
      <w:ins w:id="182" w:author="Julie Radomski" w:date="2024-08-16T18:12:00Z" w16du:dateUtc="2024-08-16T22:12:00Z">
        <w:r w:rsidR="0072408D">
          <w:rPr>
            <w:rFonts w:eastAsia="Garamond" w:cs="Garamond"/>
            <w:color w:val="000000"/>
          </w:rPr>
          <w:t xml:space="preserve">we </w:t>
        </w:r>
      </w:ins>
      <w:r>
        <w:rPr>
          <w:rFonts w:eastAsia="Garamond" w:cs="Garamond"/>
          <w:color w:val="000000"/>
        </w:rPr>
        <w:t>provide a brief description of each document type and the source</w:t>
      </w:r>
      <w:ins w:id="183" w:author="Julie Radomski" w:date="2024-08-16T18:12:00Z" w16du:dateUtc="2024-08-16T22:12:00Z">
        <w:r w:rsidR="0072408D">
          <w:rPr>
            <w:rFonts w:eastAsia="Garamond" w:cs="Garamond"/>
            <w:color w:val="000000"/>
          </w:rPr>
          <w:t>(s)</w:t>
        </w:r>
      </w:ins>
      <w:r>
        <w:rPr>
          <w:rFonts w:eastAsia="Garamond" w:cs="Garamond"/>
          <w:color w:val="000000"/>
        </w:rPr>
        <w:t xml:space="preserve"> from which it was obtained.</w:t>
      </w:r>
    </w:p>
    <w:p w14:paraId="0000004F" w14:textId="77777777" w:rsidR="007D10DD" w:rsidRDefault="007D10DD">
      <w:pPr>
        <w:pBdr>
          <w:top w:val="nil"/>
          <w:left w:val="nil"/>
          <w:bottom w:val="nil"/>
          <w:right w:val="nil"/>
          <w:between w:val="nil"/>
        </w:pBdr>
        <w:rPr>
          <w:rFonts w:eastAsia="Garamond" w:cs="Garamond"/>
          <w:color w:val="000000"/>
        </w:rPr>
      </w:pPr>
    </w:p>
    <w:p w14:paraId="00000050" w14:textId="77777777" w:rsidR="007D10DD" w:rsidRDefault="00000000">
      <w:pPr>
        <w:pBdr>
          <w:top w:val="nil"/>
          <w:left w:val="nil"/>
          <w:bottom w:val="nil"/>
          <w:right w:val="nil"/>
          <w:between w:val="nil"/>
        </w:pBdr>
        <w:rPr>
          <w:rFonts w:eastAsia="Garamond" w:cs="Garamond"/>
          <w:color w:val="000000"/>
        </w:rPr>
      </w:pPr>
      <w:r>
        <w:rPr>
          <w:rFonts w:eastAsia="Garamond" w:cs="Garamond"/>
          <w:color w:val="000000"/>
        </w:rPr>
        <w:t>1. Excel Files (sourced from UNOCHA)</w:t>
      </w:r>
    </w:p>
    <w:p w14:paraId="00000051" w14:textId="19403AEC" w:rsidR="007D10DD" w:rsidRPr="0072408D" w:rsidRDefault="00000000" w:rsidP="0072408D">
      <w:pPr>
        <w:pStyle w:val="ListParagraph"/>
        <w:numPr>
          <w:ilvl w:val="0"/>
          <w:numId w:val="13"/>
        </w:numPr>
        <w:pBdr>
          <w:top w:val="nil"/>
          <w:left w:val="nil"/>
          <w:bottom w:val="nil"/>
          <w:right w:val="nil"/>
          <w:between w:val="nil"/>
        </w:pBdr>
        <w:rPr>
          <w:rFonts w:eastAsia="Garamond" w:cs="Garamond"/>
          <w:color w:val="000000"/>
        </w:rPr>
      </w:pPr>
      <w:r w:rsidRPr="0072408D">
        <w:rPr>
          <w:rFonts w:eastAsia="Garamond" w:cs="Garamond"/>
          <w:color w:val="000000"/>
        </w:rPr>
        <w:t>Excel files are sourced from the Humanitarian Data Exchange (</w:t>
      </w:r>
      <w:proofErr w:type="spellStart"/>
      <w:r w:rsidRPr="0072408D">
        <w:rPr>
          <w:rFonts w:eastAsia="Garamond" w:cs="Garamond"/>
          <w:color w:val="000000"/>
        </w:rPr>
        <w:t>HumData</w:t>
      </w:r>
      <w:proofErr w:type="spellEnd"/>
      <w:r w:rsidRPr="0072408D">
        <w:rPr>
          <w:rFonts w:eastAsia="Garamond" w:cs="Garamond"/>
          <w:color w:val="000000"/>
        </w:rPr>
        <w:t>) platform managed by UNOCHA. They contain information on organization</w:t>
      </w:r>
      <w:del w:id="184" w:author="Julie Radomski" w:date="2024-08-16T18:13:00Z" w16du:dateUtc="2024-08-16T22:13:00Z">
        <w:r w:rsidRPr="0072408D" w:rsidDel="0072408D">
          <w:rPr>
            <w:rFonts w:eastAsia="Garamond" w:cs="Garamond"/>
            <w:color w:val="000000"/>
          </w:rPr>
          <w:delText>s</w:delText>
        </w:r>
      </w:del>
      <w:r w:rsidRPr="0072408D">
        <w:rPr>
          <w:rFonts w:eastAsia="Garamond" w:cs="Garamond"/>
          <w:color w:val="000000"/>
        </w:rPr>
        <w:t xml:space="preserve"> operation</w:t>
      </w:r>
      <w:ins w:id="185" w:author="Julie Radomski" w:date="2024-08-16T18:13:00Z" w16du:dateUtc="2024-08-16T22:13:00Z">
        <w:r w:rsidR="0072408D" w:rsidRPr="0072408D">
          <w:rPr>
            <w:rFonts w:eastAsia="Garamond" w:cs="Garamond"/>
            <w:color w:val="000000"/>
          </w:rPr>
          <w:t>s</w:t>
        </w:r>
      </w:ins>
      <w:del w:id="186" w:author="Julie Radomski" w:date="2024-08-16T18:13:00Z" w16du:dateUtc="2024-08-16T22:13:00Z">
        <w:r w:rsidRPr="0072408D" w:rsidDel="0072408D">
          <w:rPr>
            <w:rFonts w:eastAsia="Garamond" w:cs="Garamond"/>
            <w:color w:val="000000"/>
          </w:rPr>
          <w:delText>al</w:delText>
        </w:r>
      </w:del>
      <w:r w:rsidRPr="0072408D">
        <w:rPr>
          <w:rFonts w:eastAsia="Garamond" w:cs="Garamond"/>
          <w:color w:val="000000"/>
        </w:rPr>
        <w:t xml:space="preserve"> in each country by region and cluster. They often contain project level data as well.</w:t>
      </w:r>
    </w:p>
    <w:p w14:paraId="00000052" w14:textId="77777777" w:rsidR="007D10DD" w:rsidRDefault="007D10DD">
      <w:pPr>
        <w:pBdr>
          <w:top w:val="nil"/>
          <w:left w:val="nil"/>
          <w:bottom w:val="nil"/>
          <w:right w:val="nil"/>
          <w:between w:val="nil"/>
        </w:pBdr>
        <w:rPr>
          <w:rFonts w:eastAsia="Garamond" w:cs="Garamond"/>
          <w:color w:val="000000"/>
        </w:rPr>
      </w:pPr>
    </w:p>
    <w:p w14:paraId="00000053" w14:textId="77777777" w:rsidR="007D10DD" w:rsidRDefault="00000000">
      <w:pPr>
        <w:pBdr>
          <w:top w:val="nil"/>
          <w:left w:val="nil"/>
          <w:bottom w:val="nil"/>
          <w:right w:val="nil"/>
          <w:between w:val="nil"/>
        </w:pBdr>
        <w:rPr>
          <w:rFonts w:eastAsia="Garamond" w:cs="Garamond"/>
          <w:color w:val="000000"/>
        </w:rPr>
      </w:pPr>
      <w:r>
        <w:rPr>
          <w:rFonts w:eastAsia="Garamond" w:cs="Garamond"/>
          <w:color w:val="000000"/>
        </w:rPr>
        <w:t xml:space="preserve">2.  Infographics (sourced from HumanitarianResponse.info, Cluster Websites, </w:t>
      </w:r>
      <w:proofErr w:type="spellStart"/>
      <w:r>
        <w:rPr>
          <w:rFonts w:eastAsia="Garamond" w:cs="Garamond"/>
          <w:color w:val="000000"/>
        </w:rPr>
        <w:t>ReliefWeb</w:t>
      </w:r>
      <w:proofErr w:type="spellEnd"/>
      <w:r>
        <w:rPr>
          <w:rFonts w:eastAsia="Garamond" w:cs="Garamond"/>
          <w:color w:val="000000"/>
        </w:rPr>
        <w:t>) </w:t>
      </w:r>
    </w:p>
    <w:p w14:paraId="00000054" w14:textId="77777777" w:rsidR="007D10DD" w:rsidRDefault="00000000">
      <w:pPr>
        <w:pBdr>
          <w:top w:val="nil"/>
          <w:left w:val="nil"/>
          <w:bottom w:val="nil"/>
          <w:right w:val="nil"/>
          <w:between w:val="nil"/>
        </w:pBdr>
        <w:rPr>
          <w:rFonts w:eastAsia="Garamond" w:cs="Garamond"/>
          <w:color w:val="000000"/>
        </w:rPr>
      </w:pPr>
      <w:r>
        <w:rPr>
          <w:rFonts w:eastAsia="Garamond" w:cs="Garamond"/>
          <w:color w:val="000000"/>
        </w:rPr>
        <w:t>Infographics present data in tabular form or as a map with an attached table or legend. </w:t>
      </w:r>
    </w:p>
    <w:p w14:paraId="00000055" w14:textId="4D7F653A" w:rsidR="007D10DD" w:rsidRDefault="00000000">
      <w:pPr>
        <w:numPr>
          <w:ilvl w:val="0"/>
          <w:numId w:val="4"/>
        </w:numPr>
        <w:pBdr>
          <w:top w:val="nil"/>
          <w:left w:val="nil"/>
          <w:bottom w:val="nil"/>
          <w:right w:val="nil"/>
          <w:between w:val="nil"/>
        </w:pBdr>
      </w:pPr>
      <w:r>
        <w:rPr>
          <w:rFonts w:eastAsia="Garamond" w:cs="Garamond"/>
          <w:color w:val="000000"/>
        </w:rPr>
        <w:t xml:space="preserve">Some documents are classified as Infographics/Maps because </w:t>
      </w:r>
      <w:del w:id="187" w:author="Julie Radomski" w:date="2024-08-16T18:14:00Z" w16du:dateUtc="2024-08-16T22:14:00Z">
        <w:r w:rsidDel="0072408D">
          <w:rPr>
            <w:rFonts w:eastAsia="Garamond" w:cs="Garamond"/>
            <w:color w:val="000000"/>
          </w:rPr>
          <w:delText xml:space="preserve">they have a special structure where </w:delText>
        </w:r>
      </w:del>
      <w:r>
        <w:rPr>
          <w:rFonts w:eastAsia="Garamond" w:cs="Garamond"/>
          <w:color w:val="000000"/>
        </w:rPr>
        <w:t>the regions aren’t listed in tabular format. This means the coder must identify the region (it is usually labeled on the map or as a legend).</w:t>
      </w:r>
    </w:p>
    <w:p w14:paraId="00000056" w14:textId="77777777" w:rsidR="007D10DD" w:rsidRDefault="00000000">
      <w:pPr>
        <w:numPr>
          <w:ilvl w:val="0"/>
          <w:numId w:val="4"/>
        </w:numPr>
        <w:pBdr>
          <w:top w:val="nil"/>
          <w:left w:val="nil"/>
          <w:bottom w:val="nil"/>
          <w:right w:val="nil"/>
          <w:between w:val="nil"/>
        </w:pBdr>
      </w:pPr>
      <w:r>
        <w:rPr>
          <w:rFonts w:eastAsia="Garamond" w:cs="Garamond"/>
          <w:color w:val="000000"/>
        </w:rPr>
        <w:t>Some documents are classified as Infographics/</w:t>
      </w:r>
      <w:proofErr w:type="spellStart"/>
      <w:r>
        <w:rPr>
          <w:rFonts w:eastAsia="Garamond" w:cs="Garamond"/>
          <w:color w:val="000000"/>
        </w:rPr>
        <w:t>Tabulars</w:t>
      </w:r>
      <w:proofErr w:type="spellEnd"/>
      <w:r>
        <w:rPr>
          <w:rFonts w:eastAsia="Garamond" w:cs="Garamond"/>
          <w:color w:val="000000"/>
        </w:rPr>
        <w:t xml:space="preserve"> because they have detailed cluster data in tabular form, usually divided by region. </w:t>
      </w:r>
    </w:p>
    <w:p w14:paraId="00000057" w14:textId="77777777" w:rsidR="007D10DD" w:rsidRDefault="007D10DD">
      <w:pPr>
        <w:pBdr>
          <w:top w:val="nil"/>
          <w:left w:val="nil"/>
          <w:bottom w:val="nil"/>
          <w:right w:val="nil"/>
          <w:between w:val="nil"/>
        </w:pBdr>
        <w:rPr>
          <w:rFonts w:eastAsia="Garamond" w:cs="Garamond"/>
          <w:color w:val="000000"/>
        </w:rPr>
      </w:pPr>
    </w:p>
    <w:p w14:paraId="00000058" w14:textId="77777777" w:rsidR="007D10DD" w:rsidRDefault="00000000">
      <w:pPr>
        <w:pBdr>
          <w:top w:val="nil"/>
          <w:left w:val="nil"/>
          <w:bottom w:val="nil"/>
          <w:right w:val="nil"/>
          <w:between w:val="nil"/>
        </w:pBdr>
        <w:rPr>
          <w:rFonts w:eastAsia="Garamond" w:cs="Garamond"/>
          <w:color w:val="000000"/>
        </w:rPr>
      </w:pPr>
      <w:r>
        <w:rPr>
          <w:rFonts w:eastAsia="Garamond" w:cs="Garamond"/>
          <w:color w:val="000000"/>
        </w:rPr>
        <w:t xml:space="preserve">3. Interactive Dashboards (sourced from HumanitarianResponse.info, Cluster Websites, </w:t>
      </w:r>
      <w:proofErr w:type="spellStart"/>
      <w:r>
        <w:rPr>
          <w:rFonts w:eastAsia="Garamond" w:cs="Garamond"/>
          <w:color w:val="000000"/>
        </w:rPr>
        <w:t>ReliefWeb</w:t>
      </w:r>
      <w:proofErr w:type="spellEnd"/>
      <w:r>
        <w:rPr>
          <w:rFonts w:eastAsia="Garamond" w:cs="Garamond"/>
          <w:color w:val="000000"/>
        </w:rPr>
        <w:t>) </w:t>
      </w:r>
    </w:p>
    <w:p w14:paraId="00000059" w14:textId="5CDBADC5" w:rsidR="007D10DD" w:rsidRPr="0072408D" w:rsidRDefault="00000000" w:rsidP="0072408D">
      <w:pPr>
        <w:pStyle w:val="ListParagraph"/>
        <w:numPr>
          <w:ilvl w:val="0"/>
          <w:numId w:val="12"/>
        </w:numPr>
        <w:pBdr>
          <w:top w:val="nil"/>
          <w:left w:val="nil"/>
          <w:bottom w:val="nil"/>
          <w:right w:val="nil"/>
          <w:between w:val="nil"/>
        </w:pBdr>
        <w:rPr>
          <w:rFonts w:eastAsia="Garamond" w:cs="Garamond"/>
          <w:color w:val="000000"/>
        </w:rPr>
      </w:pPr>
      <w:r w:rsidRPr="0072408D">
        <w:rPr>
          <w:rFonts w:eastAsia="Garamond" w:cs="Garamond"/>
          <w:color w:val="000000"/>
        </w:rPr>
        <w:t xml:space="preserve">These documents provide rich information on organizational membership. These are interactive and users can filter information by region. All available dashboards are </w:t>
      </w:r>
      <w:proofErr w:type="gramStart"/>
      <w:r w:rsidRPr="0072408D">
        <w:rPr>
          <w:rFonts w:eastAsia="Garamond" w:cs="Garamond"/>
          <w:color w:val="000000"/>
        </w:rPr>
        <w:t>cluster</w:t>
      </w:r>
      <w:r w:rsidR="0072408D">
        <w:rPr>
          <w:rFonts w:eastAsia="Garamond" w:cs="Garamond"/>
          <w:color w:val="000000"/>
        </w:rPr>
        <w:t>-</w:t>
      </w:r>
      <w:r w:rsidRPr="0072408D">
        <w:rPr>
          <w:rFonts w:eastAsia="Garamond" w:cs="Garamond"/>
          <w:color w:val="000000"/>
        </w:rPr>
        <w:t>specific</w:t>
      </w:r>
      <w:proofErr w:type="gramEnd"/>
      <w:r w:rsidRPr="0072408D">
        <w:rPr>
          <w:rFonts w:eastAsia="Garamond" w:cs="Garamond"/>
          <w:color w:val="000000"/>
        </w:rPr>
        <w:t>.</w:t>
      </w:r>
    </w:p>
    <w:p w14:paraId="0000005A" w14:textId="77777777" w:rsidR="007D10DD" w:rsidRDefault="007D10DD"/>
    <w:p w14:paraId="0000005B" w14:textId="77777777" w:rsidR="007D10DD" w:rsidRDefault="00000000">
      <w:pPr>
        <w:pBdr>
          <w:top w:val="nil"/>
          <w:left w:val="nil"/>
          <w:bottom w:val="nil"/>
          <w:right w:val="nil"/>
          <w:between w:val="nil"/>
        </w:pBdr>
        <w:rPr>
          <w:rFonts w:eastAsia="Garamond" w:cs="Garamond"/>
          <w:color w:val="000000"/>
        </w:rPr>
      </w:pPr>
      <w:r>
        <w:rPr>
          <w:rFonts w:eastAsia="Garamond" w:cs="Garamond"/>
          <w:color w:val="000000"/>
        </w:rPr>
        <w:t xml:space="preserve">4. UNOCHA 3W/4W/5W </w:t>
      </w:r>
      <w:proofErr w:type="spellStart"/>
      <w:r>
        <w:rPr>
          <w:rFonts w:eastAsia="Garamond" w:cs="Garamond"/>
          <w:color w:val="000000"/>
        </w:rPr>
        <w:t>Tabulars</w:t>
      </w:r>
      <w:proofErr w:type="spellEnd"/>
      <w:r>
        <w:rPr>
          <w:rFonts w:eastAsia="Garamond" w:cs="Garamond"/>
          <w:color w:val="000000"/>
        </w:rPr>
        <w:t xml:space="preserve"> (sourced from HumanitarianResponse.info) </w:t>
      </w:r>
    </w:p>
    <w:p w14:paraId="0000005C" w14:textId="5EEEE3C3" w:rsidR="007D10DD" w:rsidRPr="00C333E9" w:rsidRDefault="00000000" w:rsidP="00C333E9">
      <w:pPr>
        <w:pStyle w:val="ListParagraph"/>
        <w:numPr>
          <w:ilvl w:val="0"/>
          <w:numId w:val="12"/>
        </w:numPr>
        <w:pBdr>
          <w:top w:val="nil"/>
          <w:left w:val="nil"/>
          <w:bottom w:val="nil"/>
          <w:right w:val="nil"/>
          <w:between w:val="nil"/>
        </w:pBdr>
        <w:rPr>
          <w:rFonts w:eastAsia="Garamond" w:cs="Garamond"/>
          <w:color w:val="000000"/>
        </w:rPr>
      </w:pPr>
      <w:r w:rsidRPr="00C333E9">
        <w:rPr>
          <w:rFonts w:eastAsia="Garamond" w:cs="Garamond"/>
          <w:color w:val="000000"/>
        </w:rPr>
        <w:t xml:space="preserve">UNOCHA </w:t>
      </w:r>
      <w:proofErr w:type="spellStart"/>
      <w:r w:rsidRPr="00C333E9">
        <w:rPr>
          <w:rFonts w:eastAsia="Garamond" w:cs="Garamond"/>
          <w:color w:val="000000"/>
        </w:rPr>
        <w:t>Tabulars</w:t>
      </w:r>
      <w:proofErr w:type="spellEnd"/>
      <w:r w:rsidRPr="00C333E9">
        <w:rPr>
          <w:rFonts w:eastAsia="Garamond" w:cs="Garamond"/>
          <w:color w:val="000000"/>
        </w:rPr>
        <w:t xml:space="preserve"> contain cluster membership for all clusters operational in a country, by region. </w:t>
      </w:r>
      <w:del w:id="188" w:author="Julie Radomski" w:date="2024-08-16T18:17:00Z" w16du:dateUtc="2024-08-16T22:17:00Z">
        <w:r w:rsidRPr="00C333E9" w:rsidDel="00C333E9">
          <w:rPr>
            <w:rFonts w:eastAsia="Garamond" w:cs="Garamond"/>
            <w:color w:val="000000"/>
          </w:rPr>
          <w:delText>As the name suggests, this information is presented in tabular form. However, w</w:delText>
        </w:r>
      </w:del>
      <w:ins w:id="189" w:author="Julie Radomski" w:date="2024-08-16T18:17:00Z" w16du:dateUtc="2024-08-16T22:17:00Z">
        <w:r w:rsidR="00C333E9">
          <w:rPr>
            <w:rFonts w:eastAsia="Garamond" w:cs="Garamond"/>
            <w:color w:val="000000"/>
          </w:rPr>
          <w:t>W</w:t>
        </w:r>
      </w:ins>
      <w:r w:rsidRPr="00C333E9">
        <w:rPr>
          <w:rFonts w:eastAsia="Garamond" w:cs="Garamond"/>
          <w:color w:val="000000"/>
        </w:rPr>
        <w:t xml:space="preserve">e classify these documents </w:t>
      </w:r>
      <w:del w:id="190" w:author="Julie Radomski" w:date="2024-08-16T18:16:00Z" w16du:dateUtc="2024-08-16T22:16:00Z">
        <w:r w:rsidRPr="00C333E9" w:rsidDel="00C333E9">
          <w:rPr>
            <w:rFonts w:eastAsia="Garamond" w:cs="Garamond"/>
            <w:color w:val="000000"/>
          </w:rPr>
          <w:delText>in a</w:delText>
        </w:r>
      </w:del>
      <w:r w:rsidRPr="00C333E9">
        <w:rPr>
          <w:rFonts w:eastAsia="Garamond" w:cs="Garamond"/>
          <w:color w:val="000000"/>
        </w:rPr>
        <w:t xml:space="preserve"> separate</w:t>
      </w:r>
      <w:ins w:id="191" w:author="Julie Radomski" w:date="2024-08-16T18:17:00Z" w16du:dateUtc="2024-08-16T22:17:00Z">
        <w:r w:rsidR="00C333E9">
          <w:rPr>
            <w:rFonts w:eastAsia="Garamond" w:cs="Garamond"/>
            <w:color w:val="000000"/>
          </w:rPr>
          <w:t>ly</w:t>
        </w:r>
      </w:ins>
      <w:r w:rsidRPr="00C333E9">
        <w:rPr>
          <w:rFonts w:eastAsia="Garamond" w:cs="Garamond"/>
          <w:color w:val="000000"/>
        </w:rPr>
        <w:t xml:space="preserve"> </w:t>
      </w:r>
      <w:del w:id="192" w:author="Julie Radomski" w:date="2024-08-16T18:17:00Z" w16du:dateUtc="2024-08-16T22:17:00Z">
        <w:r w:rsidRPr="00C333E9" w:rsidDel="00C333E9">
          <w:rPr>
            <w:rFonts w:eastAsia="Garamond" w:cs="Garamond"/>
            <w:color w:val="000000"/>
          </w:rPr>
          <w:delText xml:space="preserve">category </w:delText>
        </w:r>
      </w:del>
      <w:r w:rsidRPr="00C333E9">
        <w:rPr>
          <w:rFonts w:eastAsia="Garamond" w:cs="Garamond"/>
          <w:color w:val="000000"/>
        </w:rPr>
        <w:t>and the coding process for these has been separated from Infographics</w:t>
      </w:r>
      <w:ins w:id="193" w:author="Julie Radomski" w:date="2024-08-16T18:17:00Z" w16du:dateUtc="2024-08-16T22:17:00Z">
        <w:r w:rsidR="00C333E9">
          <w:rPr>
            <w:rFonts w:eastAsia="Garamond" w:cs="Garamond"/>
            <w:color w:val="000000"/>
          </w:rPr>
          <w:t xml:space="preserve"> </w:t>
        </w:r>
      </w:ins>
      <w:del w:id="194" w:author="Julie Radomski" w:date="2024-08-16T18:16:00Z" w16du:dateUtc="2024-08-16T22:16:00Z">
        <w:r w:rsidRPr="00C333E9" w:rsidDel="00C333E9">
          <w:rPr>
            <w:rFonts w:eastAsia="Garamond" w:cs="Garamond"/>
            <w:color w:val="000000"/>
          </w:rPr>
          <w:delText xml:space="preserve"> despite similarities in how the data is presented</w:delText>
        </w:r>
      </w:del>
      <w:del w:id="195" w:author="Julie Radomski" w:date="2024-08-16T18:17:00Z" w16du:dateUtc="2024-08-16T22:17:00Z">
        <w:r w:rsidRPr="00C333E9" w:rsidDel="00C333E9">
          <w:rPr>
            <w:rFonts w:eastAsia="Garamond" w:cs="Garamond"/>
            <w:color w:val="000000"/>
          </w:rPr>
          <w:delText xml:space="preserve">. This is </w:delText>
        </w:r>
      </w:del>
      <w:r w:rsidRPr="00C333E9">
        <w:rPr>
          <w:rFonts w:eastAsia="Garamond" w:cs="Garamond"/>
          <w:color w:val="000000"/>
        </w:rPr>
        <w:t>because</w:t>
      </w:r>
      <w:ins w:id="196" w:author="Julie Radomski" w:date="2024-08-16T18:17:00Z" w16du:dateUtc="2024-08-16T22:17:00Z">
        <w:r w:rsidR="00C333E9">
          <w:rPr>
            <w:rFonts w:eastAsia="Garamond" w:cs="Garamond"/>
            <w:color w:val="000000"/>
          </w:rPr>
          <w:t>,</w:t>
        </w:r>
      </w:ins>
      <w:r w:rsidRPr="00C333E9">
        <w:rPr>
          <w:rFonts w:eastAsia="Garamond" w:cs="Garamond"/>
          <w:color w:val="000000"/>
        </w:rPr>
        <w:t xml:space="preserve"> compared to Infographics/Factsheets or Infographic/</w:t>
      </w:r>
      <w:proofErr w:type="spellStart"/>
      <w:r w:rsidRPr="00C333E9">
        <w:rPr>
          <w:rFonts w:eastAsia="Garamond" w:cs="Garamond"/>
          <w:color w:val="000000"/>
        </w:rPr>
        <w:t>Tabulars</w:t>
      </w:r>
      <w:proofErr w:type="spellEnd"/>
      <w:r w:rsidRPr="00C333E9">
        <w:rPr>
          <w:rFonts w:eastAsia="Garamond" w:cs="Garamond"/>
          <w:color w:val="000000"/>
        </w:rPr>
        <w:t xml:space="preserve">, these files are easier to convert into </w:t>
      </w:r>
      <w:del w:id="197" w:author="Julie Radomski" w:date="2024-08-16T18:17:00Z" w16du:dateUtc="2024-08-16T22:17:00Z">
        <w:r w:rsidRPr="00C333E9" w:rsidDel="00C333E9">
          <w:rPr>
            <w:rFonts w:eastAsia="Garamond" w:cs="Garamond"/>
            <w:color w:val="000000"/>
          </w:rPr>
          <w:delText xml:space="preserve">and work with </w:delText>
        </w:r>
      </w:del>
      <w:r w:rsidRPr="00C333E9">
        <w:rPr>
          <w:rFonts w:eastAsia="Garamond" w:cs="Garamond"/>
          <w:color w:val="000000"/>
        </w:rPr>
        <w:t>MS Excel while retaining the source data structure. </w:t>
      </w:r>
    </w:p>
    <w:p w14:paraId="0000005D" w14:textId="77777777" w:rsidR="007D10DD" w:rsidRDefault="007D10DD">
      <w:pPr>
        <w:pBdr>
          <w:top w:val="nil"/>
          <w:left w:val="nil"/>
          <w:bottom w:val="nil"/>
          <w:right w:val="nil"/>
          <w:between w:val="nil"/>
        </w:pBdr>
        <w:rPr>
          <w:rFonts w:eastAsia="Garamond" w:cs="Garamond"/>
          <w:color w:val="000000"/>
        </w:rPr>
      </w:pPr>
    </w:p>
    <w:p w14:paraId="0000005E" w14:textId="77777777" w:rsidR="007D10DD" w:rsidRDefault="00000000" w:rsidP="00AC074A">
      <w:pPr>
        <w:pStyle w:val="Heading2"/>
      </w:pPr>
      <w:bookmarkStart w:id="198" w:name="_Toc174874600"/>
      <w:r>
        <w:t>Data reliability</w:t>
      </w:r>
      <w:bookmarkEnd w:id="198"/>
      <w:r>
        <w:t> </w:t>
      </w:r>
    </w:p>
    <w:p w14:paraId="0000005F" w14:textId="202D148F" w:rsidR="007D10DD" w:rsidRDefault="00000000">
      <w:pPr>
        <w:pBdr>
          <w:top w:val="nil"/>
          <w:left w:val="nil"/>
          <w:bottom w:val="nil"/>
          <w:right w:val="nil"/>
          <w:between w:val="nil"/>
        </w:pBdr>
        <w:rPr>
          <w:rFonts w:eastAsia="Garamond" w:cs="Garamond"/>
          <w:color w:val="000000"/>
        </w:rPr>
      </w:pPr>
      <w:r>
        <w:rPr>
          <w:rFonts w:eastAsia="Garamond" w:cs="Garamond"/>
          <w:color w:val="000000"/>
        </w:rPr>
        <w:t xml:space="preserve">We have developed reliability scores of 1 (highly reliable), 2 (moderately reliable) and 3 (unreliable). We only code </w:t>
      </w:r>
      <w:del w:id="199" w:author="Julie Radomski" w:date="2024-08-16T18:18:00Z" w16du:dateUtc="2024-08-16T22:18:00Z">
        <w:r w:rsidDel="002411F5">
          <w:rPr>
            <w:rFonts w:eastAsia="Garamond" w:cs="Garamond"/>
            <w:color w:val="000000"/>
          </w:rPr>
          <w:delText xml:space="preserve">the </w:delText>
        </w:r>
      </w:del>
      <w:r>
        <w:rPr>
          <w:rFonts w:eastAsia="Garamond" w:cs="Garamond"/>
          <w:color w:val="000000"/>
        </w:rPr>
        <w:t xml:space="preserve">data that is </w:t>
      </w:r>
      <w:r>
        <w:rPr>
          <w:rFonts w:eastAsia="Garamond" w:cs="Garamond"/>
          <w:i/>
          <w:color w:val="000000"/>
        </w:rPr>
        <w:t>highly reliable</w:t>
      </w:r>
      <w:r>
        <w:rPr>
          <w:rFonts w:eastAsia="Garamond" w:cs="Garamond"/>
          <w:color w:val="000000"/>
        </w:rPr>
        <w:t xml:space="preserve"> but map all types of sources for internal use.</w:t>
      </w:r>
    </w:p>
    <w:p w14:paraId="00000060" w14:textId="77777777" w:rsidR="007D10DD" w:rsidRDefault="007D10DD">
      <w:pPr>
        <w:pBdr>
          <w:top w:val="nil"/>
          <w:left w:val="nil"/>
          <w:bottom w:val="nil"/>
          <w:right w:val="nil"/>
          <w:between w:val="nil"/>
        </w:pBdr>
        <w:rPr>
          <w:rFonts w:eastAsia="Garamond" w:cs="Garamond"/>
          <w:b/>
          <w:color w:val="000000"/>
        </w:rPr>
      </w:pPr>
    </w:p>
    <w:p w14:paraId="00000061" w14:textId="659DBBC4" w:rsidR="007D10DD" w:rsidDel="002411F5" w:rsidRDefault="00000000">
      <w:pPr>
        <w:pBdr>
          <w:top w:val="nil"/>
          <w:left w:val="nil"/>
          <w:bottom w:val="nil"/>
          <w:right w:val="nil"/>
          <w:between w:val="nil"/>
        </w:pBdr>
        <w:rPr>
          <w:del w:id="200" w:author="Julie Radomski" w:date="2024-08-16T18:19:00Z" w16du:dateUtc="2024-08-16T22:19:00Z"/>
          <w:rFonts w:eastAsia="Garamond" w:cs="Garamond"/>
          <w:color w:val="000000"/>
        </w:rPr>
      </w:pPr>
      <w:del w:id="201" w:author="Julie Radomski" w:date="2024-08-16T18:19:00Z" w16du:dateUtc="2024-08-16T22:19:00Z">
        <w:r w:rsidDel="002411F5">
          <w:rPr>
            <w:rFonts w:eastAsia="Garamond" w:cs="Garamond"/>
            <w:color w:val="000000"/>
          </w:rPr>
          <w:delText>Reliability Score Definitions:</w:delText>
        </w:r>
      </w:del>
    </w:p>
    <w:p w14:paraId="00000062" w14:textId="51CCA966" w:rsidR="007D10DD" w:rsidRDefault="00000000">
      <w:pPr>
        <w:pBdr>
          <w:top w:val="nil"/>
          <w:left w:val="nil"/>
          <w:bottom w:val="nil"/>
          <w:right w:val="nil"/>
          <w:between w:val="nil"/>
        </w:pBdr>
        <w:ind w:firstLine="720"/>
        <w:rPr>
          <w:rFonts w:eastAsia="Garamond" w:cs="Garamond"/>
          <w:color w:val="000000"/>
        </w:rPr>
      </w:pPr>
      <w:r>
        <w:rPr>
          <w:rFonts w:eastAsia="Garamond" w:cs="Garamond"/>
          <w:b/>
          <w:color w:val="000000"/>
        </w:rPr>
        <w:t>Score 1:</w:t>
      </w:r>
      <w:r>
        <w:rPr>
          <w:rFonts w:eastAsia="Garamond" w:cs="Garamond"/>
          <w:color w:val="000000"/>
        </w:rPr>
        <w:t xml:space="preserve"> highly reliable </w:t>
      </w:r>
      <w:del w:id="202" w:author="Julie Radomski" w:date="2024-08-16T18:19:00Z" w16du:dateUtc="2024-08-16T22:19:00Z">
        <w:r w:rsidDel="002411F5">
          <w:rPr>
            <w:rFonts w:eastAsia="Garamond" w:cs="Garamond"/>
            <w:color w:val="000000"/>
          </w:rPr>
          <w:delText>sources with score 1</w:delText>
        </w:r>
      </w:del>
    </w:p>
    <w:p w14:paraId="00000063" w14:textId="3D727153" w:rsidR="007D10DD" w:rsidRDefault="00000000">
      <w:pPr>
        <w:numPr>
          <w:ilvl w:val="1"/>
          <w:numId w:val="2"/>
        </w:numPr>
        <w:pBdr>
          <w:top w:val="nil"/>
          <w:left w:val="nil"/>
          <w:bottom w:val="nil"/>
          <w:right w:val="nil"/>
          <w:between w:val="nil"/>
        </w:pBdr>
        <w:rPr>
          <w:rFonts w:eastAsia="Garamond" w:cs="Garamond"/>
          <w:color w:val="000000"/>
        </w:rPr>
      </w:pPr>
      <w:del w:id="203" w:author="Julie Radomski" w:date="2024-08-16T18:19:00Z" w16du:dateUtc="2024-08-16T22:19:00Z">
        <w:r w:rsidDel="002411F5">
          <w:rPr>
            <w:rFonts w:eastAsia="Garamond" w:cs="Garamond"/>
            <w:color w:val="000000"/>
          </w:rPr>
          <w:delText xml:space="preserve">is </w:delText>
        </w:r>
      </w:del>
      <w:r>
        <w:rPr>
          <w:rFonts w:eastAsia="Garamond" w:cs="Garamond"/>
          <w:color w:val="000000"/>
        </w:rPr>
        <w:t xml:space="preserve">from HumanitarianResponse.info, UNOCHA, </w:t>
      </w:r>
      <w:proofErr w:type="spellStart"/>
      <w:r>
        <w:rPr>
          <w:rFonts w:eastAsia="Garamond" w:cs="Garamond"/>
          <w:color w:val="000000"/>
        </w:rPr>
        <w:t>HumData</w:t>
      </w:r>
      <w:proofErr w:type="spellEnd"/>
      <w:r>
        <w:rPr>
          <w:rFonts w:eastAsia="Garamond" w:cs="Garamond"/>
          <w:color w:val="000000"/>
        </w:rPr>
        <w:t xml:space="preserve">, </w:t>
      </w:r>
      <w:proofErr w:type="spellStart"/>
      <w:r>
        <w:rPr>
          <w:rFonts w:eastAsia="Garamond" w:cs="Garamond"/>
          <w:color w:val="000000"/>
        </w:rPr>
        <w:t>ReliefWeb</w:t>
      </w:r>
      <w:proofErr w:type="spellEnd"/>
      <w:r>
        <w:rPr>
          <w:rFonts w:eastAsia="Garamond" w:cs="Garamond"/>
          <w:color w:val="000000"/>
        </w:rPr>
        <w:t xml:space="preserve"> </w:t>
      </w:r>
      <w:proofErr w:type="gramStart"/>
      <w:r>
        <w:rPr>
          <w:rFonts w:eastAsia="Garamond" w:cs="Garamond"/>
          <w:color w:val="000000"/>
        </w:rPr>
        <w:t>AND;</w:t>
      </w:r>
      <w:proofErr w:type="gramEnd"/>
      <w:r>
        <w:rPr>
          <w:rFonts w:eastAsia="Garamond" w:cs="Garamond"/>
          <w:color w:val="000000"/>
        </w:rPr>
        <w:t> </w:t>
      </w:r>
    </w:p>
    <w:p w14:paraId="00000064" w14:textId="77777777" w:rsidR="007D10DD" w:rsidRDefault="00000000">
      <w:pPr>
        <w:numPr>
          <w:ilvl w:val="1"/>
          <w:numId w:val="2"/>
        </w:numPr>
        <w:pBdr>
          <w:top w:val="nil"/>
          <w:left w:val="nil"/>
          <w:bottom w:val="nil"/>
          <w:right w:val="nil"/>
          <w:between w:val="nil"/>
        </w:pBdr>
        <w:rPr>
          <w:rFonts w:eastAsia="Garamond" w:cs="Garamond"/>
          <w:color w:val="000000"/>
        </w:rPr>
      </w:pPr>
      <w:r>
        <w:rPr>
          <w:rFonts w:eastAsia="Garamond" w:cs="Garamond"/>
          <w:color w:val="000000"/>
        </w:rPr>
        <w:t xml:space="preserve">presents national data for a given cluster in a given month/year </w:t>
      </w:r>
      <w:proofErr w:type="gramStart"/>
      <w:r>
        <w:rPr>
          <w:rFonts w:eastAsia="Garamond" w:cs="Garamond"/>
          <w:color w:val="000000"/>
        </w:rPr>
        <w:t>AND;</w:t>
      </w:r>
      <w:proofErr w:type="gramEnd"/>
      <w:r>
        <w:rPr>
          <w:rFonts w:eastAsia="Garamond" w:cs="Garamond"/>
          <w:color w:val="000000"/>
        </w:rPr>
        <w:t> </w:t>
      </w:r>
    </w:p>
    <w:p w14:paraId="00000065" w14:textId="4C58C389" w:rsidR="007D10DD" w:rsidRDefault="00000000">
      <w:pPr>
        <w:numPr>
          <w:ilvl w:val="1"/>
          <w:numId w:val="2"/>
        </w:numPr>
        <w:pBdr>
          <w:top w:val="nil"/>
          <w:left w:val="nil"/>
          <w:bottom w:val="nil"/>
          <w:right w:val="nil"/>
          <w:between w:val="nil"/>
        </w:pBdr>
        <w:rPr>
          <w:rFonts w:eastAsia="Garamond" w:cs="Garamond"/>
          <w:color w:val="000000"/>
        </w:rPr>
      </w:pPr>
      <w:r>
        <w:rPr>
          <w:rFonts w:eastAsia="Garamond" w:cs="Garamond"/>
          <w:color w:val="000000"/>
        </w:rPr>
        <w:t>has the members clearly (layered on a map of the country</w:t>
      </w:r>
      <w:ins w:id="204" w:author="Julie Radomski" w:date="2024-08-16T18:19:00Z" w16du:dateUtc="2024-08-16T22:19:00Z">
        <w:r w:rsidR="002411F5">
          <w:rPr>
            <w:rFonts w:eastAsia="Garamond" w:cs="Garamond"/>
            <w:color w:val="000000"/>
          </w:rPr>
          <w:t>,</w:t>
        </w:r>
      </w:ins>
      <w:r>
        <w:rPr>
          <w:rFonts w:eastAsia="Garamond" w:cs="Garamond"/>
          <w:color w:val="000000"/>
        </w:rPr>
        <w:t xml:space="preserve"> or in a table or other infographic) listed</w:t>
      </w:r>
      <w:del w:id="205" w:author="Julie Radomski" w:date="2024-08-16T18:20:00Z" w16du:dateUtc="2024-08-16T22:20:00Z">
        <w:r w:rsidDel="002411F5">
          <w:rPr>
            <w:rFonts w:eastAsia="Garamond" w:cs="Garamond"/>
            <w:color w:val="000000"/>
          </w:rPr>
          <w:delText xml:space="preserve"> (usually as org acronyms or full organization names)</w:delText>
        </w:r>
      </w:del>
      <w:r>
        <w:rPr>
          <w:rFonts w:eastAsia="Garamond" w:cs="Garamond"/>
          <w:color w:val="000000"/>
        </w:rPr>
        <w:t xml:space="preserve">. The document name </w:t>
      </w:r>
      <w:del w:id="206" w:author="Julie Radomski" w:date="2024-08-16T18:20:00Z" w16du:dateUtc="2024-08-16T22:20:00Z">
        <w:r w:rsidDel="00831AF8">
          <w:rPr>
            <w:rFonts w:eastAsia="Garamond" w:cs="Garamond"/>
            <w:color w:val="000000"/>
          </w:rPr>
          <w:delText>will have</w:delText>
        </w:r>
      </w:del>
      <w:proofErr w:type="gramStart"/>
      <w:ins w:id="207" w:author="Julie Radomski" w:date="2024-08-16T18:20:00Z" w16du:dateUtc="2024-08-16T22:20:00Z">
        <w:r w:rsidR="00831AF8">
          <w:rPr>
            <w:rFonts w:eastAsia="Garamond" w:cs="Garamond"/>
            <w:color w:val="000000"/>
          </w:rPr>
          <w:t xml:space="preserve">contains </w:t>
        </w:r>
      </w:ins>
      <w:r>
        <w:rPr>
          <w:rFonts w:eastAsia="Garamond" w:cs="Garamond"/>
          <w:color w:val="000000"/>
        </w:rPr>
        <w:t xml:space="preserve"> “</w:t>
      </w:r>
      <w:proofErr w:type="gramEnd"/>
      <w:r>
        <w:rPr>
          <w:rFonts w:eastAsia="Garamond" w:cs="Garamond"/>
          <w:color w:val="000000"/>
        </w:rPr>
        <w:t>operational presence” or “partner presence</w:t>
      </w:r>
      <w:ins w:id="208" w:author="Julie Radomski" w:date="2024-08-16T18:21:00Z" w16du:dateUtc="2024-08-16T22:21:00Z">
        <w:r w:rsidR="00831AF8">
          <w:rPr>
            <w:rFonts w:eastAsia="Garamond" w:cs="Garamond"/>
            <w:color w:val="000000"/>
          </w:rPr>
          <w:t>,</w:t>
        </w:r>
      </w:ins>
      <w:r>
        <w:rPr>
          <w:rFonts w:eastAsia="Garamond" w:cs="Garamond"/>
          <w:color w:val="000000"/>
        </w:rPr>
        <w:t xml:space="preserve">” </w:t>
      </w:r>
      <w:del w:id="209" w:author="Julie Radomski" w:date="2024-08-16T18:20:00Z" w16du:dateUtc="2024-08-16T22:20:00Z">
        <w:r w:rsidDel="00831AF8">
          <w:rPr>
            <w:rFonts w:eastAsia="Garamond" w:cs="Garamond"/>
            <w:color w:val="000000"/>
          </w:rPr>
          <w:delText>in it</w:delText>
        </w:r>
      </w:del>
      <w:ins w:id="210" w:author="Julie Radomski" w:date="2024-08-16T18:21:00Z" w16du:dateUtc="2024-08-16T22:21:00Z">
        <w:r w:rsidR="00831AF8">
          <w:rPr>
            <w:rFonts w:eastAsia="Garamond" w:cs="Garamond"/>
            <w:color w:val="000000"/>
          </w:rPr>
          <w:t xml:space="preserve"> AND/OR?</w:t>
        </w:r>
      </w:ins>
      <w:del w:id="211" w:author="Julie Radomski" w:date="2024-08-16T18:20:00Z" w16du:dateUtc="2024-08-16T22:20:00Z">
        <w:r w:rsidDel="00831AF8">
          <w:rPr>
            <w:rFonts w:eastAsia="Garamond" w:cs="Garamond"/>
            <w:color w:val="000000"/>
          </w:rPr>
          <w:delText>.</w:delText>
        </w:r>
      </w:del>
      <w:r>
        <w:rPr>
          <w:rFonts w:eastAsia="Garamond" w:cs="Garamond"/>
          <w:color w:val="000000"/>
        </w:rPr>
        <w:t> </w:t>
      </w:r>
    </w:p>
    <w:p w14:paraId="00000066" w14:textId="5DEDE936" w:rsidR="007D10DD" w:rsidRDefault="00000000">
      <w:pPr>
        <w:numPr>
          <w:ilvl w:val="1"/>
          <w:numId w:val="2"/>
        </w:numPr>
        <w:pBdr>
          <w:top w:val="nil"/>
          <w:left w:val="nil"/>
          <w:bottom w:val="nil"/>
          <w:right w:val="nil"/>
          <w:between w:val="nil"/>
        </w:pBdr>
        <w:rPr>
          <w:rFonts w:eastAsia="Garamond" w:cs="Garamond"/>
          <w:color w:val="000000"/>
        </w:rPr>
      </w:pPr>
      <w:r>
        <w:rPr>
          <w:rFonts w:eastAsia="Garamond" w:cs="Garamond"/>
          <w:color w:val="000000"/>
        </w:rPr>
        <w:t>has information that relates to all clusters</w:t>
      </w:r>
      <w:ins w:id="212" w:author="Julie Radomski" w:date="2024-08-16T18:21:00Z" w16du:dateUtc="2024-08-16T22:21:00Z">
        <w:r w:rsidR="00831AF8">
          <w:rPr>
            <w:rFonts w:eastAsia="Garamond" w:cs="Garamond"/>
            <w:color w:val="000000"/>
          </w:rPr>
          <w:t xml:space="preserve"> </w:t>
        </w:r>
      </w:ins>
      <w:del w:id="213" w:author="Julie Radomski" w:date="2024-08-16T18:21:00Z" w16du:dateUtc="2024-08-16T22:21:00Z">
        <w:r w:rsidDel="00831AF8">
          <w:rPr>
            <w:rFonts w:eastAsia="Garamond" w:cs="Garamond"/>
            <w:color w:val="000000"/>
          </w:rPr>
          <w:delText xml:space="preserve">, and </w:delText>
        </w:r>
      </w:del>
      <w:ins w:id="214" w:author="Julie Radomski" w:date="2024-08-16T18:21:00Z" w16du:dateUtc="2024-08-16T22:21:00Z">
        <w:r w:rsidR="00831AF8">
          <w:rPr>
            <w:rFonts w:eastAsia="Garamond" w:cs="Garamond"/>
            <w:color w:val="000000"/>
          </w:rPr>
          <w:t>(</w:t>
        </w:r>
      </w:ins>
      <w:r>
        <w:rPr>
          <w:rFonts w:eastAsia="Garamond" w:cs="Garamond"/>
          <w:color w:val="000000"/>
        </w:rPr>
        <w:t>not a single cluster</w:t>
      </w:r>
      <w:ins w:id="215" w:author="Julie Radomski" w:date="2024-08-16T18:21:00Z" w16du:dateUtc="2024-08-16T22:21:00Z">
        <w:r w:rsidR="00831AF8">
          <w:rPr>
            <w:rFonts w:eastAsia="Garamond" w:cs="Garamond"/>
            <w:color w:val="000000"/>
          </w:rPr>
          <w:t>)</w:t>
        </w:r>
      </w:ins>
      <w:r>
        <w:rPr>
          <w:rFonts w:eastAsia="Garamond" w:cs="Garamond"/>
          <w:color w:val="000000"/>
        </w:rPr>
        <w:t xml:space="preserve">. </w:t>
      </w:r>
    </w:p>
    <w:p w14:paraId="00000067" w14:textId="15289AF0" w:rsidR="007D10DD" w:rsidRDefault="00000000">
      <w:pPr>
        <w:pBdr>
          <w:top w:val="nil"/>
          <w:left w:val="nil"/>
          <w:bottom w:val="nil"/>
          <w:right w:val="nil"/>
          <w:between w:val="nil"/>
        </w:pBdr>
        <w:ind w:firstLine="720"/>
        <w:rPr>
          <w:rFonts w:eastAsia="Garamond" w:cs="Garamond"/>
          <w:color w:val="000000"/>
        </w:rPr>
      </w:pPr>
      <w:r>
        <w:rPr>
          <w:rFonts w:eastAsia="Garamond" w:cs="Garamond"/>
          <w:b/>
          <w:color w:val="000000"/>
        </w:rPr>
        <w:t xml:space="preserve">Score 2: </w:t>
      </w:r>
      <w:r>
        <w:rPr>
          <w:rFonts w:eastAsia="Garamond" w:cs="Garamond"/>
          <w:color w:val="000000"/>
        </w:rPr>
        <w:t xml:space="preserve">moderately reliable </w:t>
      </w:r>
      <w:del w:id="216" w:author="Julie Radomski" w:date="2024-08-16T18:19:00Z" w16du:dateUtc="2024-08-16T22:19:00Z">
        <w:r w:rsidDel="002411F5">
          <w:rPr>
            <w:rFonts w:eastAsia="Garamond" w:cs="Garamond"/>
            <w:color w:val="000000"/>
          </w:rPr>
          <w:delText>sources with score 2</w:delText>
        </w:r>
      </w:del>
    </w:p>
    <w:p w14:paraId="00000068" w14:textId="6B9C6B65" w:rsidR="007D10DD" w:rsidRDefault="00000000">
      <w:pPr>
        <w:numPr>
          <w:ilvl w:val="0"/>
          <w:numId w:val="3"/>
        </w:numPr>
        <w:pBdr>
          <w:top w:val="nil"/>
          <w:left w:val="nil"/>
          <w:bottom w:val="nil"/>
          <w:right w:val="nil"/>
          <w:between w:val="nil"/>
        </w:pBdr>
        <w:ind w:left="1440"/>
        <w:rPr>
          <w:rFonts w:eastAsia="Garamond" w:cs="Garamond"/>
          <w:color w:val="000000"/>
        </w:rPr>
      </w:pPr>
      <w:del w:id="217" w:author="Julie Radomski" w:date="2024-08-16T18:19:00Z" w16du:dateUtc="2024-08-16T22:19:00Z">
        <w:r w:rsidDel="002411F5">
          <w:rPr>
            <w:rFonts w:eastAsia="Garamond" w:cs="Garamond"/>
            <w:color w:val="000000"/>
          </w:rPr>
          <w:lastRenderedPageBreak/>
          <w:delText xml:space="preserve">is </w:delText>
        </w:r>
      </w:del>
      <w:del w:id="218" w:author="Julie Radomski" w:date="2024-08-16T18:22:00Z" w16du:dateUtc="2024-08-16T22:22:00Z">
        <w:r w:rsidDel="00831AF8">
          <w:rPr>
            <w:rFonts w:eastAsia="Garamond" w:cs="Garamond"/>
            <w:color w:val="000000"/>
          </w:rPr>
          <w:delText>either</w:delText>
        </w:r>
      </w:del>
      <w:r>
        <w:rPr>
          <w:rFonts w:eastAsia="Garamond" w:cs="Garamond"/>
          <w:color w:val="000000"/>
        </w:rPr>
        <w:t xml:space="preserve"> from a reliable website </w:t>
      </w:r>
      <w:del w:id="219" w:author="Julie Radomski" w:date="2024-08-16T18:22:00Z" w16du:dateUtc="2024-08-16T22:22:00Z">
        <w:r w:rsidDel="00831AF8">
          <w:rPr>
            <w:rFonts w:eastAsia="Garamond" w:cs="Garamond"/>
            <w:color w:val="000000"/>
          </w:rPr>
          <w:delText xml:space="preserve">similar to score 1 </w:delText>
        </w:r>
      </w:del>
      <w:r>
        <w:rPr>
          <w:rFonts w:eastAsia="Garamond" w:cs="Garamond"/>
          <w:color w:val="000000"/>
        </w:rPr>
        <w:t xml:space="preserve">but it is </w:t>
      </w:r>
      <w:r>
        <w:rPr>
          <w:rFonts w:eastAsia="Garamond" w:cs="Garamond"/>
          <w:color w:val="000000"/>
          <w:highlight w:val="white"/>
        </w:rPr>
        <w:t>difficult to figure out if the list includes all possible actors/cluster members</w:t>
      </w:r>
      <w:del w:id="220" w:author="Julie Radomski" w:date="2024-08-16T18:22:00Z" w16du:dateUtc="2024-08-16T22:22:00Z">
        <w:r w:rsidDel="00831AF8">
          <w:rPr>
            <w:rFonts w:eastAsia="Garamond" w:cs="Garamond"/>
            <w:color w:val="000000"/>
            <w:highlight w:val="white"/>
          </w:rPr>
          <w:delText xml:space="preserve"> (it should mention a few)</w:delText>
        </w:r>
      </w:del>
      <w:r>
        <w:rPr>
          <w:rFonts w:eastAsia="Garamond" w:cs="Garamond"/>
          <w:color w:val="000000"/>
        </w:rPr>
        <w:t xml:space="preserve"> OR </w:t>
      </w:r>
    </w:p>
    <w:p w14:paraId="00000069" w14:textId="4E6A3FD2" w:rsidR="007D10DD" w:rsidRDefault="00000000">
      <w:pPr>
        <w:numPr>
          <w:ilvl w:val="0"/>
          <w:numId w:val="3"/>
        </w:numPr>
        <w:pBdr>
          <w:top w:val="nil"/>
          <w:left w:val="nil"/>
          <w:bottom w:val="nil"/>
          <w:right w:val="nil"/>
          <w:between w:val="nil"/>
        </w:pBdr>
        <w:ind w:left="1440"/>
        <w:rPr>
          <w:rFonts w:eastAsia="Garamond" w:cs="Garamond"/>
          <w:color w:val="000000"/>
        </w:rPr>
      </w:pPr>
      <w:r>
        <w:rPr>
          <w:rFonts w:eastAsia="Garamond" w:cs="Garamond"/>
          <w:color w:val="000000"/>
        </w:rPr>
        <w:t xml:space="preserve">seems to have a comprehensive/accessible list of cluster members but isn’t from a trustworthy source (listed under Score 1) </w:t>
      </w:r>
      <w:del w:id="221" w:author="Julie Radomski" w:date="2024-08-16T18:22:00Z" w16du:dateUtc="2024-08-16T22:22:00Z">
        <w:r w:rsidDel="00831AF8">
          <w:rPr>
            <w:rFonts w:eastAsia="Garamond" w:cs="Garamond"/>
            <w:color w:val="000000"/>
          </w:rPr>
          <w:delText xml:space="preserve">website </w:delText>
        </w:r>
      </w:del>
      <w:r>
        <w:rPr>
          <w:rFonts w:eastAsia="Garamond" w:cs="Garamond"/>
          <w:color w:val="000000"/>
        </w:rPr>
        <w:t>OR </w:t>
      </w:r>
    </w:p>
    <w:p w14:paraId="0000006A" w14:textId="579A8B71" w:rsidR="007D10DD" w:rsidRDefault="00000000">
      <w:pPr>
        <w:numPr>
          <w:ilvl w:val="0"/>
          <w:numId w:val="3"/>
        </w:numPr>
        <w:pBdr>
          <w:top w:val="nil"/>
          <w:left w:val="nil"/>
          <w:bottom w:val="nil"/>
          <w:right w:val="nil"/>
          <w:between w:val="nil"/>
        </w:pBdr>
        <w:ind w:left="1440"/>
        <w:rPr>
          <w:rFonts w:eastAsia="Garamond" w:cs="Garamond"/>
          <w:color w:val="000000"/>
        </w:rPr>
      </w:pPr>
      <w:del w:id="222" w:author="Julie Radomski" w:date="2024-08-16T18:19:00Z" w16du:dateUtc="2024-08-16T22:19:00Z">
        <w:r w:rsidDel="002411F5">
          <w:rPr>
            <w:rFonts w:eastAsia="Garamond" w:cs="Garamond"/>
            <w:color w:val="000000"/>
          </w:rPr>
          <w:delText xml:space="preserve">is </w:delText>
        </w:r>
      </w:del>
      <w:r>
        <w:rPr>
          <w:rFonts w:eastAsia="Garamond" w:cs="Garamond"/>
          <w:color w:val="000000"/>
        </w:rPr>
        <w:t>from a reliable website and seems to have a comprehensive/accessible list of cluster members but only for a few (at least three) regions/subnational units within a country for multiple clusters for the same month/year such that it could be aggregated but would not give a complete picture of operational presence</w:t>
      </w:r>
      <w:ins w:id="223" w:author="Julie Radomski" w:date="2024-08-16T18:23:00Z" w16du:dateUtc="2024-08-16T22:23:00Z">
        <w:r w:rsidR="00831AF8">
          <w:rPr>
            <w:rFonts w:eastAsia="Garamond" w:cs="Garamond"/>
            <w:color w:val="000000"/>
          </w:rPr>
          <w:t xml:space="preserve"> AND/OR?</w:t>
        </w:r>
      </w:ins>
      <w:del w:id="224" w:author="Julie Radomski" w:date="2024-08-16T18:23:00Z" w16du:dateUtc="2024-08-16T22:23:00Z">
        <w:r w:rsidDel="00831AF8">
          <w:rPr>
            <w:rFonts w:eastAsia="Garamond" w:cs="Garamond"/>
            <w:color w:val="000000"/>
          </w:rPr>
          <w:delText>.</w:delText>
        </w:r>
      </w:del>
      <w:r>
        <w:rPr>
          <w:rFonts w:eastAsia="Garamond" w:cs="Garamond"/>
          <w:color w:val="000000"/>
        </w:rPr>
        <w:t> </w:t>
      </w:r>
    </w:p>
    <w:p w14:paraId="0000006B" w14:textId="77777777" w:rsidR="007D10DD" w:rsidRDefault="00000000">
      <w:pPr>
        <w:numPr>
          <w:ilvl w:val="0"/>
          <w:numId w:val="3"/>
        </w:numPr>
        <w:pBdr>
          <w:top w:val="nil"/>
          <w:left w:val="nil"/>
          <w:bottom w:val="nil"/>
          <w:right w:val="nil"/>
          <w:between w:val="nil"/>
        </w:pBdr>
        <w:ind w:left="1440"/>
        <w:rPr>
          <w:rFonts w:eastAsia="Garamond" w:cs="Garamond"/>
          <w:color w:val="000000"/>
        </w:rPr>
      </w:pPr>
      <w:r>
        <w:rPr>
          <w:rFonts w:eastAsia="Garamond" w:cs="Garamond"/>
          <w:color w:val="000000"/>
        </w:rPr>
        <w:t>has information that relates to a single cluster.  </w:t>
      </w:r>
    </w:p>
    <w:p w14:paraId="0000006C" w14:textId="0DD5348F" w:rsidR="007D10DD" w:rsidRDefault="00000000">
      <w:pPr>
        <w:pBdr>
          <w:top w:val="nil"/>
          <w:left w:val="nil"/>
          <w:bottom w:val="nil"/>
          <w:right w:val="nil"/>
          <w:between w:val="nil"/>
        </w:pBdr>
        <w:ind w:firstLine="720"/>
        <w:rPr>
          <w:rFonts w:eastAsia="Garamond" w:cs="Garamond"/>
          <w:color w:val="000000"/>
        </w:rPr>
      </w:pPr>
      <w:r>
        <w:rPr>
          <w:rFonts w:eastAsia="Garamond" w:cs="Garamond"/>
          <w:b/>
          <w:color w:val="000000"/>
        </w:rPr>
        <w:t xml:space="preserve">Score 3: </w:t>
      </w:r>
      <w:r>
        <w:rPr>
          <w:rFonts w:eastAsia="Garamond" w:cs="Garamond"/>
          <w:color w:val="000000"/>
        </w:rPr>
        <w:t xml:space="preserve">unreliable sources </w:t>
      </w:r>
      <w:del w:id="225" w:author="Julie Radomski" w:date="2024-08-16T18:19:00Z" w16du:dateUtc="2024-08-16T22:19:00Z">
        <w:r w:rsidDel="002411F5">
          <w:rPr>
            <w:rFonts w:eastAsia="Garamond" w:cs="Garamond"/>
            <w:color w:val="000000"/>
          </w:rPr>
          <w:delText>with score 3</w:delText>
        </w:r>
      </w:del>
    </w:p>
    <w:p w14:paraId="0000006D" w14:textId="0BDCAE69" w:rsidR="007D10DD" w:rsidRDefault="00000000">
      <w:pPr>
        <w:numPr>
          <w:ilvl w:val="0"/>
          <w:numId w:val="5"/>
        </w:numPr>
        <w:pBdr>
          <w:top w:val="nil"/>
          <w:left w:val="nil"/>
          <w:bottom w:val="nil"/>
          <w:right w:val="nil"/>
          <w:between w:val="nil"/>
        </w:pBdr>
        <w:ind w:left="1440"/>
        <w:rPr>
          <w:rFonts w:eastAsia="Garamond" w:cs="Garamond"/>
          <w:color w:val="000000"/>
        </w:rPr>
      </w:pPr>
      <w:del w:id="226" w:author="Julie Radomski" w:date="2024-08-16T18:19:00Z" w16du:dateUtc="2024-08-16T22:19:00Z">
        <w:r w:rsidDel="002411F5">
          <w:rPr>
            <w:rFonts w:eastAsia="Garamond" w:cs="Garamond"/>
            <w:color w:val="000000"/>
          </w:rPr>
          <w:delText xml:space="preserve">is </w:delText>
        </w:r>
      </w:del>
      <w:r>
        <w:rPr>
          <w:rFonts w:eastAsia="Garamond" w:cs="Garamond"/>
          <w:color w:val="000000"/>
        </w:rPr>
        <w:t xml:space="preserve">not from a familiar or trustworthy website (listed </w:t>
      </w:r>
      <w:del w:id="227" w:author="Julie Radomski" w:date="2024-08-16T18:23:00Z" w16du:dateUtc="2024-08-16T22:23:00Z">
        <w:r w:rsidDel="00831AF8">
          <w:rPr>
            <w:rFonts w:eastAsia="Garamond" w:cs="Garamond"/>
            <w:color w:val="000000"/>
          </w:rPr>
          <w:delText xml:space="preserve">under point 4.1.1. </w:delText>
        </w:r>
      </w:del>
      <w:r>
        <w:rPr>
          <w:rFonts w:eastAsia="Garamond" w:cs="Garamond"/>
          <w:color w:val="000000"/>
        </w:rPr>
        <w:t>in Score 1) or is behind a login system (not publicly accessible without creating credentials) OR</w:t>
      </w:r>
    </w:p>
    <w:p w14:paraId="0000006E" w14:textId="77777777" w:rsidR="007D10DD" w:rsidRDefault="00000000">
      <w:pPr>
        <w:numPr>
          <w:ilvl w:val="0"/>
          <w:numId w:val="5"/>
        </w:numPr>
        <w:pBdr>
          <w:top w:val="nil"/>
          <w:left w:val="nil"/>
          <w:bottom w:val="nil"/>
          <w:right w:val="nil"/>
          <w:between w:val="nil"/>
        </w:pBdr>
        <w:ind w:left="1440"/>
        <w:rPr>
          <w:rFonts w:eastAsia="Garamond" w:cs="Garamond"/>
          <w:color w:val="000000"/>
        </w:rPr>
      </w:pPr>
      <w:r>
        <w:rPr>
          <w:rFonts w:eastAsia="Garamond" w:cs="Garamond"/>
          <w:color w:val="000000"/>
        </w:rPr>
        <w:t>lists only the cluster co-leads and/or few implementing partners/cluster members OR</w:t>
      </w:r>
    </w:p>
    <w:p w14:paraId="0000006F" w14:textId="77777777" w:rsidR="007D10DD" w:rsidRDefault="00000000">
      <w:pPr>
        <w:numPr>
          <w:ilvl w:val="0"/>
          <w:numId w:val="5"/>
        </w:numPr>
        <w:pBdr>
          <w:top w:val="nil"/>
          <w:left w:val="nil"/>
          <w:bottom w:val="nil"/>
          <w:right w:val="nil"/>
          <w:between w:val="nil"/>
        </w:pBdr>
        <w:ind w:left="1440"/>
        <w:rPr>
          <w:rFonts w:eastAsia="Garamond" w:cs="Garamond"/>
          <w:color w:val="000000"/>
        </w:rPr>
      </w:pPr>
      <w:r>
        <w:rPr>
          <w:rFonts w:eastAsia="Garamond" w:cs="Garamond"/>
          <w:color w:val="000000"/>
        </w:rPr>
        <w:t>requires one to extensively parse through the document to find names of cluster members OR</w:t>
      </w:r>
    </w:p>
    <w:p w14:paraId="00000070" w14:textId="77777777" w:rsidR="007D10DD" w:rsidRDefault="00000000">
      <w:pPr>
        <w:numPr>
          <w:ilvl w:val="0"/>
          <w:numId w:val="5"/>
        </w:numPr>
        <w:pBdr>
          <w:top w:val="nil"/>
          <w:left w:val="nil"/>
          <w:bottom w:val="nil"/>
          <w:right w:val="nil"/>
          <w:between w:val="nil"/>
        </w:pBdr>
        <w:ind w:left="1440"/>
        <w:rPr>
          <w:rFonts w:eastAsia="Garamond" w:cs="Garamond"/>
          <w:color w:val="000000"/>
        </w:rPr>
      </w:pPr>
      <w:r>
        <w:rPr>
          <w:rFonts w:eastAsia="Garamond" w:cs="Garamond"/>
          <w:color w:val="000000"/>
        </w:rPr>
        <w:t>has data available for only one or two subnational units which prevents meaningful aggregation OR </w:t>
      </w:r>
    </w:p>
    <w:p w14:paraId="00000071" w14:textId="77777777" w:rsidR="007D10DD" w:rsidRDefault="00000000">
      <w:pPr>
        <w:numPr>
          <w:ilvl w:val="0"/>
          <w:numId w:val="5"/>
        </w:numPr>
        <w:pBdr>
          <w:top w:val="nil"/>
          <w:left w:val="nil"/>
          <w:bottom w:val="nil"/>
          <w:right w:val="nil"/>
          <w:between w:val="nil"/>
        </w:pBdr>
        <w:ind w:left="1440"/>
        <w:rPr>
          <w:rFonts w:eastAsia="Garamond" w:cs="Garamond"/>
          <w:color w:val="000000"/>
        </w:rPr>
      </w:pPr>
      <w:r>
        <w:rPr>
          <w:rFonts w:eastAsia="Garamond" w:cs="Garamond"/>
          <w:color w:val="000000"/>
        </w:rPr>
        <w:t>has an unclear year (e.g., could be 2000 or 2022). </w:t>
      </w:r>
    </w:p>
    <w:p w14:paraId="00000072" w14:textId="77777777" w:rsidR="007D10DD" w:rsidRDefault="007D10DD">
      <w:pPr>
        <w:rPr>
          <w:color w:val="000000"/>
        </w:rPr>
      </w:pPr>
    </w:p>
    <w:p w14:paraId="00000073" w14:textId="77777777" w:rsidR="007D10DD" w:rsidRDefault="00000000">
      <w:pPr>
        <w:pBdr>
          <w:top w:val="nil"/>
          <w:left w:val="nil"/>
          <w:bottom w:val="nil"/>
          <w:right w:val="nil"/>
          <w:between w:val="nil"/>
        </w:pBdr>
        <w:rPr>
          <w:rFonts w:eastAsia="Garamond" w:cs="Garamond"/>
          <w:color w:val="000000"/>
        </w:rPr>
      </w:pPr>
      <w:r>
        <w:rPr>
          <w:rFonts w:eastAsia="Garamond" w:cs="Garamond"/>
          <w:b/>
          <w:color w:val="000000"/>
        </w:rPr>
        <w:t xml:space="preserve">Document Types by </w:t>
      </w:r>
      <w:commentRangeStart w:id="228"/>
      <w:r>
        <w:rPr>
          <w:rFonts w:eastAsia="Garamond" w:cs="Garamond"/>
          <w:b/>
          <w:color w:val="000000"/>
        </w:rPr>
        <w:t>Score</w:t>
      </w:r>
      <w:commentRangeEnd w:id="228"/>
      <w:r w:rsidR="002E313D">
        <w:rPr>
          <w:rStyle w:val="CommentReference"/>
        </w:rPr>
        <w:commentReference w:id="228"/>
      </w:r>
    </w:p>
    <w:p w14:paraId="00000074" w14:textId="1D5B6A48" w:rsidR="007D10DD" w:rsidRDefault="00000000">
      <w:pPr>
        <w:pBdr>
          <w:top w:val="nil"/>
          <w:left w:val="nil"/>
          <w:bottom w:val="nil"/>
          <w:right w:val="nil"/>
          <w:between w:val="nil"/>
        </w:pBdr>
        <w:rPr>
          <w:rFonts w:eastAsia="Garamond" w:cs="Garamond"/>
          <w:color w:val="000000"/>
        </w:rPr>
      </w:pPr>
      <w:commentRangeStart w:id="229"/>
      <w:del w:id="230" w:author="Julie Radomski" w:date="2024-08-16T18:24:00Z" w16du:dateUtc="2024-08-16T22:24:00Z">
        <w:r w:rsidDel="002E313D">
          <w:rPr>
            <w:rFonts w:eastAsia="Garamond" w:cs="Garamond"/>
            <w:color w:val="000000"/>
          </w:rPr>
          <w:delText xml:space="preserve">Each source provides different types of documents, listed above. </w:delText>
        </w:r>
      </w:del>
      <w:r>
        <w:rPr>
          <w:rFonts w:eastAsia="Garamond" w:cs="Garamond"/>
          <w:color w:val="000000"/>
        </w:rPr>
        <w:t xml:space="preserve">Our scoring system is based on the reliability of the source </w:t>
      </w:r>
      <w:r>
        <w:rPr>
          <w:rFonts w:eastAsia="Garamond" w:cs="Garamond"/>
          <w:i/>
          <w:color w:val="000000"/>
        </w:rPr>
        <w:t>as well as</w:t>
      </w:r>
      <w:r>
        <w:rPr>
          <w:rFonts w:eastAsia="Garamond" w:cs="Garamond"/>
          <w:color w:val="000000"/>
        </w:rPr>
        <w:t xml:space="preserve"> the document</w:t>
      </w:r>
      <w:del w:id="231" w:author="Julie Radomski" w:date="2024-08-16T18:25:00Z" w16du:dateUtc="2024-08-16T22:25:00Z">
        <w:r w:rsidDel="002E313D">
          <w:rPr>
            <w:rFonts w:eastAsia="Garamond" w:cs="Garamond"/>
            <w:color w:val="000000"/>
          </w:rPr>
          <w:delText xml:space="preserve"> – as some documents are not reported frequently or lack information</w:delText>
        </w:r>
      </w:del>
      <w:r>
        <w:rPr>
          <w:rFonts w:eastAsia="Garamond" w:cs="Garamond"/>
          <w:color w:val="000000"/>
        </w:rPr>
        <w:t xml:space="preserve">. We assign a </w:t>
      </w:r>
      <w:del w:id="232" w:author="Julie Radomski" w:date="2024-08-16T18:28:00Z" w16du:dateUtc="2024-08-16T22:28:00Z">
        <w:r w:rsidDel="002E313D">
          <w:rPr>
            <w:rFonts w:eastAsia="Garamond" w:cs="Garamond"/>
            <w:color w:val="000000"/>
          </w:rPr>
          <w:delText xml:space="preserve">reliability </w:delText>
        </w:r>
      </w:del>
      <w:r>
        <w:rPr>
          <w:rFonts w:eastAsia="Garamond" w:cs="Garamond"/>
          <w:color w:val="000000"/>
        </w:rPr>
        <w:t>score for each source</w:t>
      </w:r>
      <w:ins w:id="233" w:author="Julie Radomski" w:date="2024-08-16T18:27:00Z" w16du:dateUtc="2024-08-16T22:27:00Z">
        <w:r w:rsidR="002E313D">
          <w:rPr>
            <w:rFonts w:eastAsia="Garamond" w:cs="Garamond"/>
            <w:color w:val="000000"/>
          </w:rPr>
          <w:t>-</w:t>
        </w:r>
      </w:ins>
      <w:del w:id="234" w:author="Julie Radomski" w:date="2024-08-16T18:27:00Z" w16du:dateUtc="2024-08-16T22:27:00Z">
        <w:r w:rsidDel="002E313D">
          <w:rPr>
            <w:rFonts w:eastAsia="Garamond" w:cs="Garamond"/>
            <w:color w:val="000000"/>
          </w:rPr>
          <w:delText xml:space="preserve"> and </w:delText>
        </w:r>
      </w:del>
      <w:r>
        <w:rPr>
          <w:rFonts w:eastAsia="Garamond" w:cs="Garamond"/>
          <w:color w:val="000000"/>
        </w:rPr>
        <w:t xml:space="preserve">document pair and take both into account when determining reliability; thus, </w:t>
      </w:r>
      <w:del w:id="235" w:author="Julie Radomski" w:date="2024-08-16T18:26:00Z" w16du:dateUtc="2024-08-16T22:26:00Z">
        <w:r w:rsidDel="002E313D">
          <w:rPr>
            <w:rFonts w:eastAsia="Garamond" w:cs="Garamond"/>
            <w:color w:val="000000"/>
          </w:rPr>
          <w:delText xml:space="preserve">we qualify </w:delText>
        </w:r>
      </w:del>
      <w:r>
        <w:rPr>
          <w:rFonts w:eastAsia="Garamond" w:cs="Garamond"/>
          <w:color w:val="000000"/>
        </w:rPr>
        <w:t xml:space="preserve">the following section </w:t>
      </w:r>
      <w:del w:id="236" w:author="Julie Radomski" w:date="2024-08-16T18:26:00Z" w16du:dateUtc="2024-08-16T22:26:00Z">
        <w:r w:rsidDel="002E313D">
          <w:rPr>
            <w:rFonts w:eastAsia="Garamond" w:cs="Garamond"/>
            <w:color w:val="000000"/>
          </w:rPr>
          <w:delText xml:space="preserve">by </w:delText>
        </w:r>
      </w:del>
      <w:r>
        <w:rPr>
          <w:rFonts w:eastAsia="Garamond" w:cs="Garamond"/>
          <w:color w:val="000000"/>
        </w:rPr>
        <w:t>describ</w:t>
      </w:r>
      <w:ins w:id="237" w:author="Julie Radomski" w:date="2024-08-16T18:26:00Z" w16du:dateUtc="2024-08-16T22:26:00Z">
        <w:r w:rsidR="002E313D">
          <w:rPr>
            <w:rFonts w:eastAsia="Garamond" w:cs="Garamond"/>
            <w:color w:val="000000"/>
          </w:rPr>
          <w:t>es</w:t>
        </w:r>
      </w:ins>
      <w:del w:id="238" w:author="Julie Radomski" w:date="2024-08-16T18:26:00Z" w16du:dateUtc="2024-08-16T22:26:00Z">
        <w:r w:rsidDel="002E313D">
          <w:rPr>
            <w:rFonts w:eastAsia="Garamond" w:cs="Garamond"/>
            <w:color w:val="000000"/>
          </w:rPr>
          <w:delText>ing</w:delText>
        </w:r>
      </w:del>
      <w:r>
        <w:rPr>
          <w:rFonts w:eastAsia="Garamond" w:cs="Garamond"/>
          <w:color w:val="000000"/>
        </w:rPr>
        <w:t xml:space="preserve"> how document types </w:t>
      </w:r>
      <w:r>
        <w:rPr>
          <w:rFonts w:eastAsia="Garamond" w:cs="Garamond"/>
          <w:i/>
          <w:color w:val="000000"/>
        </w:rPr>
        <w:t>usually</w:t>
      </w:r>
      <w:r>
        <w:rPr>
          <w:rFonts w:eastAsia="Garamond" w:cs="Garamond"/>
          <w:color w:val="000000"/>
        </w:rPr>
        <w:t xml:space="preserve"> score.</w:t>
      </w:r>
      <w:commentRangeEnd w:id="229"/>
      <w:r w:rsidR="00A34C7D">
        <w:rPr>
          <w:rStyle w:val="CommentReference"/>
        </w:rPr>
        <w:commentReference w:id="229"/>
      </w:r>
    </w:p>
    <w:p w14:paraId="00000075" w14:textId="77777777" w:rsidR="007D10DD" w:rsidRDefault="007D10DD">
      <w:pPr>
        <w:pBdr>
          <w:top w:val="nil"/>
          <w:left w:val="nil"/>
          <w:bottom w:val="nil"/>
          <w:right w:val="nil"/>
          <w:between w:val="nil"/>
        </w:pBdr>
        <w:rPr>
          <w:rFonts w:eastAsia="Garamond" w:cs="Garamond"/>
          <w:color w:val="000000"/>
        </w:rPr>
      </w:pPr>
    </w:p>
    <w:p w14:paraId="00000076" w14:textId="77777777" w:rsidR="007D10DD" w:rsidRDefault="00000000">
      <w:pPr>
        <w:pBdr>
          <w:top w:val="nil"/>
          <w:left w:val="nil"/>
          <w:bottom w:val="nil"/>
          <w:right w:val="nil"/>
          <w:between w:val="nil"/>
        </w:pBdr>
        <w:rPr>
          <w:rFonts w:eastAsia="Garamond" w:cs="Garamond"/>
          <w:color w:val="000000"/>
        </w:rPr>
      </w:pPr>
      <w:r>
        <w:rPr>
          <w:rFonts w:eastAsia="Garamond" w:cs="Garamond"/>
          <w:color w:val="000000"/>
        </w:rPr>
        <w:t xml:space="preserve">The following types of documents usually </w:t>
      </w:r>
      <w:r>
        <w:rPr>
          <w:rFonts w:eastAsia="Garamond" w:cs="Garamond"/>
          <w:b/>
          <w:color w:val="000000"/>
        </w:rPr>
        <w:t>score 1</w:t>
      </w:r>
      <w:r>
        <w:rPr>
          <w:rFonts w:eastAsia="Garamond" w:cs="Garamond"/>
          <w:color w:val="000000"/>
        </w:rPr>
        <w:t>:</w:t>
      </w:r>
    </w:p>
    <w:p w14:paraId="00000077" w14:textId="77777777" w:rsidR="007D10DD" w:rsidRDefault="00000000">
      <w:pPr>
        <w:numPr>
          <w:ilvl w:val="0"/>
          <w:numId w:val="7"/>
        </w:numPr>
        <w:pBdr>
          <w:top w:val="nil"/>
          <w:left w:val="nil"/>
          <w:bottom w:val="nil"/>
          <w:right w:val="nil"/>
          <w:between w:val="nil"/>
        </w:pBdr>
        <w:rPr>
          <w:rFonts w:eastAsia="Garamond" w:cs="Garamond"/>
          <w:color w:val="000000"/>
        </w:rPr>
      </w:pPr>
      <w:r>
        <w:rPr>
          <w:rFonts w:eastAsia="Garamond" w:cs="Garamond"/>
          <w:color w:val="000000"/>
        </w:rPr>
        <w:t>Operational/partner presence maps (commonly found through HumanitarianResponse.info)</w:t>
      </w:r>
    </w:p>
    <w:p w14:paraId="00000078" w14:textId="77777777" w:rsidR="007D10DD" w:rsidRDefault="00000000">
      <w:pPr>
        <w:numPr>
          <w:ilvl w:val="0"/>
          <w:numId w:val="7"/>
        </w:numPr>
        <w:pBdr>
          <w:top w:val="nil"/>
          <w:left w:val="nil"/>
          <w:bottom w:val="nil"/>
          <w:right w:val="nil"/>
          <w:between w:val="nil"/>
        </w:pBdr>
        <w:rPr>
          <w:rFonts w:eastAsia="Garamond" w:cs="Garamond"/>
          <w:color w:val="000000"/>
        </w:rPr>
      </w:pPr>
      <w:r>
        <w:rPr>
          <w:rFonts w:eastAsia="Garamond" w:cs="Garamond"/>
          <w:color w:val="000000"/>
        </w:rPr>
        <w:t>3W/4W infographics or reports that have clearly labeled tables with cluster members</w:t>
      </w:r>
    </w:p>
    <w:p w14:paraId="00000079" w14:textId="77777777" w:rsidR="007D10DD" w:rsidRDefault="00000000">
      <w:pPr>
        <w:numPr>
          <w:ilvl w:val="0"/>
          <w:numId w:val="7"/>
        </w:numPr>
        <w:pBdr>
          <w:top w:val="nil"/>
          <w:left w:val="nil"/>
          <w:bottom w:val="nil"/>
          <w:right w:val="nil"/>
          <w:between w:val="nil"/>
        </w:pBdr>
        <w:rPr>
          <w:rFonts w:eastAsia="Garamond" w:cs="Garamond"/>
          <w:color w:val="000000"/>
        </w:rPr>
      </w:pPr>
      <w:proofErr w:type="spellStart"/>
      <w:r>
        <w:rPr>
          <w:rFonts w:eastAsia="Garamond" w:cs="Garamond"/>
          <w:color w:val="000000"/>
        </w:rPr>
        <w:t>HumData</w:t>
      </w:r>
      <w:proofErr w:type="spellEnd"/>
      <w:r>
        <w:rPr>
          <w:rFonts w:eastAsia="Garamond" w:cs="Garamond"/>
          <w:color w:val="000000"/>
        </w:rPr>
        <w:t xml:space="preserve"> 3W excel files </w:t>
      </w:r>
    </w:p>
    <w:p w14:paraId="0000007A" w14:textId="77777777" w:rsidR="007D10DD" w:rsidRDefault="00000000">
      <w:pPr>
        <w:numPr>
          <w:ilvl w:val="0"/>
          <w:numId w:val="7"/>
        </w:numPr>
        <w:pBdr>
          <w:top w:val="nil"/>
          <w:left w:val="nil"/>
          <w:bottom w:val="nil"/>
          <w:right w:val="nil"/>
          <w:between w:val="nil"/>
        </w:pBdr>
        <w:rPr>
          <w:rFonts w:eastAsia="Garamond" w:cs="Garamond"/>
          <w:color w:val="000000"/>
        </w:rPr>
      </w:pPr>
      <w:r>
        <w:rPr>
          <w:rFonts w:eastAsia="Garamond" w:cs="Garamond"/>
          <w:color w:val="000000"/>
        </w:rPr>
        <w:t>Humanitarian dashboards (could be interactive charts/dashboards hosted on power.bi, often using 3W or 4W data) </w:t>
      </w:r>
    </w:p>
    <w:p w14:paraId="0000007B" w14:textId="77777777" w:rsidR="007D10DD" w:rsidRDefault="00000000">
      <w:pPr>
        <w:numPr>
          <w:ilvl w:val="0"/>
          <w:numId w:val="7"/>
        </w:numPr>
        <w:pBdr>
          <w:top w:val="nil"/>
          <w:left w:val="nil"/>
          <w:bottom w:val="nil"/>
          <w:right w:val="nil"/>
          <w:between w:val="nil"/>
        </w:pBdr>
        <w:rPr>
          <w:rFonts w:eastAsia="Garamond" w:cs="Garamond"/>
          <w:color w:val="000000"/>
        </w:rPr>
      </w:pPr>
      <w:r>
        <w:rPr>
          <w:rFonts w:eastAsia="Garamond" w:cs="Garamond"/>
          <w:color w:val="000000"/>
        </w:rPr>
        <w:t>Situation reports </w:t>
      </w:r>
    </w:p>
    <w:p w14:paraId="0000007C" w14:textId="77777777" w:rsidR="007D10DD" w:rsidRDefault="00000000">
      <w:pPr>
        <w:numPr>
          <w:ilvl w:val="0"/>
          <w:numId w:val="7"/>
        </w:numPr>
        <w:pBdr>
          <w:top w:val="nil"/>
          <w:left w:val="nil"/>
          <w:bottom w:val="nil"/>
          <w:right w:val="nil"/>
          <w:between w:val="nil"/>
        </w:pBdr>
        <w:rPr>
          <w:rFonts w:eastAsia="Garamond" w:cs="Garamond"/>
          <w:color w:val="000000"/>
        </w:rPr>
      </w:pPr>
      <w:r>
        <w:rPr>
          <w:rFonts w:eastAsia="Garamond" w:cs="Garamond"/>
          <w:color w:val="000000"/>
        </w:rPr>
        <w:t xml:space="preserve">Sources that </w:t>
      </w:r>
      <w:r>
        <w:t>include</w:t>
      </w:r>
      <w:r>
        <w:rPr>
          <w:rFonts w:eastAsia="Garamond" w:cs="Garamond"/>
          <w:color w:val="000000"/>
        </w:rPr>
        <w:t xml:space="preserve"> information on all clusters – disaggregated by subnational regions. </w:t>
      </w:r>
    </w:p>
    <w:p w14:paraId="0000007D" w14:textId="77777777" w:rsidR="007D10DD" w:rsidRDefault="007D10DD">
      <w:pPr>
        <w:pBdr>
          <w:top w:val="nil"/>
          <w:left w:val="nil"/>
          <w:bottom w:val="nil"/>
          <w:right w:val="nil"/>
          <w:between w:val="nil"/>
        </w:pBdr>
        <w:rPr>
          <w:rFonts w:eastAsia="Garamond" w:cs="Garamond"/>
          <w:color w:val="000000"/>
        </w:rPr>
      </w:pPr>
    </w:p>
    <w:p w14:paraId="0000007E" w14:textId="77777777" w:rsidR="007D10DD" w:rsidRDefault="00000000">
      <w:pPr>
        <w:pBdr>
          <w:top w:val="nil"/>
          <w:left w:val="nil"/>
          <w:bottom w:val="nil"/>
          <w:right w:val="nil"/>
          <w:between w:val="nil"/>
        </w:pBdr>
        <w:rPr>
          <w:rFonts w:eastAsia="Garamond" w:cs="Garamond"/>
          <w:color w:val="000000"/>
        </w:rPr>
      </w:pPr>
      <w:r>
        <w:rPr>
          <w:rFonts w:eastAsia="Garamond" w:cs="Garamond"/>
          <w:color w:val="000000"/>
        </w:rPr>
        <w:t xml:space="preserve">The following types of documents usually </w:t>
      </w:r>
      <w:r>
        <w:rPr>
          <w:rFonts w:eastAsia="Garamond" w:cs="Garamond"/>
          <w:b/>
          <w:color w:val="000000"/>
        </w:rPr>
        <w:t>score 2</w:t>
      </w:r>
      <w:r>
        <w:rPr>
          <w:rFonts w:eastAsia="Garamond" w:cs="Garamond"/>
          <w:color w:val="000000"/>
        </w:rPr>
        <w:t>: </w:t>
      </w:r>
    </w:p>
    <w:p w14:paraId="0000007F" w14:textId="77777777" w:rsidR="007D10DD" w:rsidRDefault="00000000">
      <w:pPr>
        <w:numPr>
          <w:ilvl w:val="0"/>
          <w:numId w:val="8"/>
        </w:numPr>
        <w:pBdr>
          <w:top w:val="nil"/>
          <w:left w:val="nil"/>
          <w:bottom w:val="nil"/>
          <w:right w:val="nil"/>
          <w:between w:val="nil"/>
        </w:pBdr>
        <w:rPr>
          <w:rFonts w:eastAsia="Garamond" w:cs="Garamond"/>
          <w:color w:val="000000"/>
        </w:rPr>
      </w:pPr>
      <w:r>
        <w:rPr>
          <w:rFonts w:eastAsia="Garamond" w:cs="Garamond"/>
          <w:color w:val="000000"/>
        </w:rPr>
        <w:t>Regional operational/partner presence maps or 3W/4W infographics for at least three or more regions in a country</w:t>
      </w:r>
    </w:p>
    <w:p w14:paraId="00000080" w14:textId="77777777" w:rsidR="007D10DD" w:rsidRDefault="00000000">
      <w:pPr>
        <w:numPr>
          <w:ilvl w:val="0"/>
          <w:numId w:val="8"/>
        </w:numPr>
        <w:pBdr>
          <w:top w:val="nil"/>
          <w:left w:val="nil"/>
          <w:bottom w:val="nil"/>
          <w:right w:val="nil"/>
          <w:between w:val="nil"/>
        </w:pBdr>
        <w:rPr>
          <w:rFonts w:eastAsia="Garamond" w:cs="Garamond"/>
          <w:color w:val="000000"/>
        </w:rPr>
      </w:pPr>
      <w:r>
        <w:rPr>
          <w:rFonts w:eastAsia="Garamond" w:cs="Garamond"/>
          <w:color w:val="000000"/>
        </w:rPr>
        <w:t>Single cluster sources</w:t>
      </w:r>
    </w:p>
    <w:p w14:paraId="00000081" w14:textId="77777777" w:rsidR="007D10DD" w:rsidRDefault="00000000">
      <w:pPr>
        <w:numPr>
          <w:ilvl w:val="0"/>
          <w:numId w:val="8"/>
        </w:numPr>
        <w:pBdr>
          <w:top w:val="nil"/>
          <w:left w:val="nil"/>
          <w:bottom w:val="nil"/>
          <w:right w:val="nil"/>
          <w:between w:val="nil"/>
        </w:pBdr>
        <w:rPr>
          <w:rFonts w:eastAsia="Garamond" w:cs="Garamond"/>
          <w:color w:val="000000"/>
        </w:rPr>
      </w:pPr>
      <w:r>
        <w:rPr>
          <w:rFonts w:eastAsia="Garamond" w:cs="Garamond"/>
          <w:color w:val="000000"/>
        </w:rPr>
        <w:t>Consolidated humanitarian appeals documents (some have data on implementing partners) or financial tracking data hosted on UNOCHA’s website</w:t>
      </w:r>
    </w:p>
    <w:p w14:paraId="00000082" w14:textId="77777777" w:rsidR="007D10DD" w:rsidRDefault="00000000">
      <w:pPr>
        <w:numPr>
          <w:ilvl w:val="0"/>
          <w:numId w:val="8"/>
        </w:numPr>
        <w:pBdr>
          <w:top w:val="nil"/>
          <w:left w:val="nil"/>
          <w:bottom w:val="nil"/>
          <w:right w:val="nil"/>
          <w:between w:val="nil"/>
        </w:pBdr>
        <w:rPr>
          <w:rFonts w:eastAsia="Garamond" w:cs="Garamond"/>
          <w:color w:val="000000"/>
        </w:rPr>
      </w:pPr>
      <w:r>
        <w:rPr>
          <w:rFonts w:eastAsia="Garamond" w:cs="Garamond"/>
          <w:color w:val="000000"/>
        </w:rPr>
        <w:t xml:space="preserve">Reports that mention cluster leads and </w:t>
      </w:r>
      <w:proofErr w:type="gramStart"/>
      <w:r>
        <w:rPr>
          <w:rFonts w:eastAsia="Garamond" w:cs="Garamond"/>
          <w:color w:val="000000"/>
        </w:rPr>
        <w:t>project based</w:t>
      </w:r>
      <w:proofErr w:type="gramEnd"/>
      <w:r>
        <w:rPr>
          <w:rFonts w:eastAsia="Garamond" w:cs="Garamond"/>
          <w:color w:val="000000"/>
        </w:rPr>
        <w:t xml:space="preserve"> implementing partners</w:t>
      </w:r>
    </w:p>
    <w:p w14:paraId="00000083" w14:textId="77777777" w:rsidR="007D10DD" w:rsidRDefault="007D10DD">
      <w:pPr>
        <w:pBdr>
          <w:top w:val="nil"/>
          <w:left w:val="nil"/>
          <w:bottom w:val="nil"/>
          <w:right w:val="nil"/>
          <w:between w:val="nil"/>
        </w:pBdr>
        <w:rPr>
          <w:rFonts w:eastAsia="Garamond" w:cs="Garamond"/>
          <w:color w:val="000000"/>
        </w:rPr>
      </w:pPr>
    </w:p>
    <w:p w14:paraId="00000084" w14:textId="77777777" w:rsidR="007D10DD" w:rsidRDefault="00000000">
      <w:pPr>
        <w:pBdr>
          <w:top w:val="nil"/>
          <w:left w:val="nil"/>
          <w:bottom w:val="nil"/>
          <w:right w:val="nil"/>
          <w:between w:val="nil"/>
        </w:pBdr>
        <w:rPr>
          <w:rFonts w:eastAsia="Garamond" w:cs="Garamond"/>
          <w:color w:val="000000"/>
        </w:rPr>
      </w:pPr>
      <w:r>
        <w:rPr>
          <w:rFonts w:eastAsia="Garamond" w:cs="Garamond"/>
          <w:color w:val="000000"/>
        </w:rPr>
        <w:t xml:space="preserve">The following types of documents usually </w:t>
      </w:r>
      <w:r>
        <w:rPr>
          <w:rFonts w:eastAsia="Garamond" w:cs="Garamond"/>
          <w:b/>
          <w:color w:val="000000"/>
        </w:rPr>
        <w:t>score 3</w:t>
      </w:r>
      <w:r>
        <w:rPr>
          <w:rFonts w:eastAsia="Garamond" w:cs="Garamond"/>
          <w:color w:val="000000"/>
        </w:rPr>
        <w:t>:</w:t>
      </w:r>
    </w:p>
    <w:p w14:paraId="00000085" w14:textId="77777777" w:rsidR="007D10DD" w:rsidRDefault="00000000">
      <w:pPr>
        <w:numPr>
          <w:ilvl w:val="0"/>
          <w:numId w:val="9"/>
        </w:numPr>
        <w:pBdr>
          <w:top w:val="nil"/>
          <w:left w:val="nil"/>
          <w:bottom w:val="nil"/>
          <w:right w:val="nil"/>
          <w:between w:val="nil"/>
        </w:pBdr>
        <w:rPr>
          <w:rFonts w:eastAsia="Garamond" w:cs="Garamond"/>
          <w:color w:val="000000"/>
        </w:rPr>
      </w:pPr>
      <w:r>
        <w:rPr>
          <w:rFonts w:eastAsia="Garamond" w:cs="Garamond"/>
          <w:color w:val="000000"/>
        </w:rPr>
        <w:t>Consolidated humanitarian appeals that don’t have any information on implementing partners and only mention cluster leads</w:t>
      </w:r>
    </w:p>
    <w:p w14:paraId="00000086" w14:textId="77777777" w:rsidR="007D10DD" w:rsidRDefault="00000000">
      <w:pPr>
        <w:numPr>
          <w:ilvl w:val="0"/>
          <w:numId w:val="9"/>
        </w:numPr>
        <w:pBdr>
          <w:top w:val="nil"/>
          <w:left w:val="nil"/>
          <w:bottom w:val="nil"/>
          <w:right w:val="nil"/>
          <w:between w:val="nil"/>
        </w:pBdr>
        <w:rPr>
          <w:rFonts w:eastAsia="Garamond" w:cs="Garamond"/>
          <w:color w:val="000000"/>
        </w:rPr>
      </w:pPr>
      <w:r>
        <w:rPr>
          <w:rFonts w:eastAsia="Garamond" w:cs="Garamond"/>
          <w:color w:val="000000"/>
        </w:rPr>
        <w:t>Financial tracking information that only mentions donors/one or two cluster recipients but there is little disaggregation </w:t>
      </w:r>
    </w:p>
    <w:p w14:paraId="00000087" w14:textId="77777777" w:rsidR="007D10DD" w:rsidRDefault="00000000">
      <w:pPr>
        <w:numPr>
          <w:ilvl w:val="0"/>
          <w:numId w:val="9"/>
        </w:numPr>
        <w:pBdr>
          <w:top w:val="nil"/>
          <w:left w:val="nil"/>
          <w:bottom w:val="nil"/>
          <w:right w:val="nil"/>
          <w:between w:val="nil"/>
        </w:pBdr>
        <w:rPr>
          <w:rFonts w:eastAsia="Garamond" w:cs="Garamond"/>
          <w:color w:val="000000"/>
        </w:rPr>
      </w:pPr>
      <w:r>
        <w:rPr>
          <w:rFonts w:eastAsia="Garamond" w:cs="Garamond"/>
          <w:color w:val="000000"/>
        </w:rPr>
        <w:t>Regional operational/partner presence maps for only one or two regions in a country</w:t>
      </w:r>
    </w:p>
    <w:p w14:paraId="00000088" w14:textId="77777777" w:rsidR="007D10DD" w:rsidRDefault="00000000">
      <w:pPr>
        <w:numPr>
          <w:ilvl w:val="0"/>
          <w:numId w:val="9"/>
        </w:numPr>
        <w:pBdr>
          <w:top w:val="nil"/>
          <w:left w:val="nil"/>
          <w:bottom w:val="nil"/>
          <w:right w:val="nil"/>
          <w:between w:val="nil"/>
        </w:pBdr>
      </w:pPr>
      <w:r>
        <w:rPr>
          <w:rFonts w:eastAsia="Garamond" w:cs="Garamond"/>
          <w:color w:val="000000"/>
        </w:rPr>
        <w:lastRenderedPageBreak/>
        <w:t>Country specific cluster websites or dashboards that give names of cluster members but don’t have any date given</w:t>
      </w:r>
    </w:p>
    <w:p w14:paraId="00000089" w14:textId="77777777" w:rsidR="007D10DD" w:rsidRDefault="00000000">
      <w:pPr>
        <w:spacing w:after="160" w:line="259" w:lineRule="auto"/>
        <w:rPr>
          <w:b/>
          <w:sz w:val="32"/>
          <w:szCs w:val="32"/>
        </w:rPr>
      </w:pPr>
      <w:r>
        <w:br w:type="page"/>
      </w:r>
    </w:p>
    <w:p w14:paraId="0000008A" w14:textId="77777777" w:rsidR="007D10DD" w:rsidRDefault="00000000">
      <w:pPr>
        <w:pStyle w:val="Heading1"/>
        <w:rPr>
          <w:rFonts w:ascii="Garamond" w:eastAsia="Garamond" w:hAnsi="Garamond" w:cs="Garamond"/>
          <w:b/>
        </w:rPr>
      </w:pPr>
      <w:bookmarkStart w:id="239" w:name="_Toc174874601"/>
      <w:r>
        <w:rPr>
          <w:rFonts w:ascii="Garamond" w:eastAsia="Garamond" w:hAnsi="Garamond" w:cs="Garamond"/>
          <w:b/>
        </w:rPr>
        <w:lastRenderedPageBreak/>
        <w:t>Data Sources for the Contractual Agreements Dataset</w:t>
      </w:r>
      <w:bookmarkEnd w:id="239"/>
    </w:p>
    <w:p w14:paraId="0000008B" w14:textId="516D0E9A" w:rsidR="007D10DD" w:rsidRDefault="00000000">
      <w:r>
        <w:t xml:space="preserve">We use three main data sources to collect information on contractual agreements between peacebuilding actors. </w:t>
      </w:r>
      <w:del w:id="240" w:author="Julie Radomski" w:date="2024-08-16T18:32:00Z" w16du:dateUtc="2024-08-16T22:32:00Z">
        <w:r w:rsidDel="00533D2C">
          <w:delText>These sources contribute to how organizations (nodes) as well as ties (edges) between organizations enter our dataset</w:delText>
        </w:r>
        <w:commentRangeStart w:id="241"/>
        <w:commentRangeStart w:id="242"/>
        <w:r w:rsidDel="00533D2C">
          <w:delText xml:space="preserve">. </w:delText>
        </w:r>
      </w:del>
      <w:r>
        <w:t>Our core data collection strategy relies on publicly available data. No one data source provides complete information for the scope of this project –</w:t>
      </w:r>
      <w:ins w:id="243" w:author="Cavero Sanchez, Cecilia" w:date="2024-09-18T07:22:00Z" w16du:dateUtc="2024-09-18T11:22:00Z">
        <w:r w:rsidR="00801D97">
          <w:t xml:space="preserve"> </w:t>
        </w:r>
      </w:ins>
      <w:del w:id="244" w:author="Cavero Sanchez, Cecilia" w:date="2024-09-18T07:22:00Z" w16du:dateUtc="2024-09-18T11:22:00Z">
        <w:r w:rsidDel="00801D97">
          <w:delText xml:space="preserve"> thus, </w:delText>
        </w:r>
      </w:del>
      <w:r>
        <w:t xml:space="preserve">we use multiple sources to account for coverage over time and space. We collect information on six </w:t>
      </w:r>
      <w:del w:id="245" w:author="Julie Radomski" w:date="2024-08-16T18:34:00Z" w16du:dateUtc="2024-08-16T22:34:00Z">
        <w:r w:rsidDel="00533D2C">
          <w:delText xml:space="preserve">main </w:delText>
        </w:r>
      </w:del>
      <w:r>
        <w:t>types of actors in the peace and development/humanitarian space</w:t>
      </w:r>
      <w:ins w:id="246" w:author="Julie Radomski" w:date="2024-08-16T18:34:00Z" w16du:dateUtc="2024-08-16T22:34:00Z">
        <w:r w:rsidR="00533D2C">
          <w:t xml:space="preserve"> (as described in the main codebook)</w:t>
        </w:r>
      </w:ins>
      <w:r>
        <w:t>: intergovernmental organizations including UN agencies, bilateral donors, international and national non-governmental organizations (I/NNGOs), international and national civil society organizations, government agencies, and international and national private actors. Some data sources contribute to every population, and some are used to identify one type of organization in a predetermined role. All data sources may capture any of the above organization types, as organizations are networked over time and space through edges with other organizations of different types.</w:t>
      </w:r>
      <w:commentRangeEnd w:id="241"/>
      <w:r w:rsidR="00533D2C">
        <w:rPr>
          <w:rStyle w:val="CommentReference"/>
        </w:rPr>
        <w:commentReference w:id="241"/>
      </w:r>
      <w:commentRangeEnd w:id="242"/>
      <w:r w:rsidR="00E42C6B">
        <w:rPr>
          <w:rStyle w:val="CommentReference"/>
        </w:rPr>
        <w:commentReference w:id="242"/>
      </w:r>
    </w:p>
    <w:p w14:paraId="0000008C" w14:textId="77777777" w:rsidR="007D10DD" w:rsidRDefault="007D10DD"/>
    <w:p w14:paraId="0000008D" w14:textId="77777777" w:rsidR="007D10DD" w:rsidRDefault="00000000">
      <w:r>
        <w:t>The three main sources are (1) United Nations Multi-Partner Trust Fund (MPTF) documents, the (2) Organization for Economic Co-operation and Development Creditor Reporting System (OECD CRS) dataset, and the (3) International Aid Transparency Initiative (IATI) Datastore.</w:t>
      </w:r>
    </w:p>
    <w:p w14:paraId="0000008E" w14:textId="77777777" w:rsidR="007D10DD" w:rsidRDefault="007D10DD"/>
    <w:p w14:paraId="0000008F" w14:textId="3294D028" w:rsidR="007D10DD" w:rsidRDefault="00000000">
      <w:r>
        <w:t xml:space="preserve">We code </w:t>
      </w:r>
      <w:del w:id="247" w:author="Julie Radomski" w:date="2024-08-16T18:36:00Z" w16du:dateUtc="2024-08-16T22:36:00Z">
        <w:r w:rsidDel="00AB30D0">
          <w:delText xml:space="preserve">the </w:delText>
        </w:r>
      </w:del>
      <w:r>
        <w:t>donors and recipients attributable to projects and programs concurrent with peace operations</w:t>
      </w:r>
      <w:ins w:id="248" w:author="Julie Radomski" w:date="2024-08-16T18:36:00Z" w16du:dateUtc="2024-08-16T22:36:00Z">
        <w:r w:rsidR="00AB30D0">
          <w:t xml:space="preserve">. </w:t>
        </w:r>
      </w:ins>
      <w:del w:id="249" w:author="Julie Radomski" w:date="2024-08-16T18:37:00Z" w16du:dateUtc="2024-08-16T22:37:00Z">
        <w:r w:rsidDel="00AB30D0">
          <w:delText>; w</w:delText>
        </w:r>
      </w:del>
      <w:ins w:id="250" w:author="Julie Radomski" w:date="2024-08-16T18:37:00Z" w16du:dateUtc="2024-08-16T22:37:00Z">
        <w:r w:rsidR="00AB30D0">
          <w:t>W</w:t>
        </w:r>
      </w:ins>
      <w:r>
        <w:t xml:space="preserve">e additionally code </w:t>
      </w:r>
      <w:del w:id="251" w:author="Julie Radomski" w:date="2024-08-16T18:37:00Z" w16du:dateUtc="2024-08-16T22:37:00Z">
        <w:r w:rsidDel="00AB30D0">
          <w:delText xml:space="preserve">any </w:delText>
        </w:r>
      </w:del>
      <w:r>
        <w:t xml:space="preserve">actors </w:t>
      </w:r>
      <w:del w:id="252" w:author="Julie Radomski" w:date="2024-08-16T18:37:00Z" w16du:dateUtc="2024-08-16T22:37:00Z">
        <w:r w:rsidDel="00AB30D0">
          <w:delText xml:space="preserve">which </w:delText>
        </w:r>
      </w:del>
      <w:ins w:id="253" w:author="Julie Radomski" w:date="2024-08-16T18:37:00Z" w16du:dateUtc="2024-08-16T22:37:00Z">
        <w:r w:rsidR="00AB30D0">
          <w:t xml:space="preserve">that </w:t>
        </w:r>
      </w:ins>
      <w:r>
        <w:t xml:space="preserve">participate in the delegation chain, </w:t>
      </w:r>
      <w:del w:id="254" w:author="Julie Radomski" w:date="2024-08-16T18:37:00Z" w16du:dateUtc="2024-08-16T22:37:00Z">
        <w:r w:rsidDel="00AB30D0">
          <w:delText xml:space="preserve">like </w:delText>
        </w:r>
      </w:del>
      <w:ins w:id="255" w:author="Julie Radomski" w:date="2024-08-16T18:37:00Z" w16du:dateUtc="2024-08-16T22:37:00Z">
        <w:r w:rsidR="00AB30D0">
          <w:t xml:space="preserve">such as </w:t>
        </w:r>
      </w:ins>
      <w:r>
        <w:t xml:space="preserve">government signatories or intermediary beneficiaries, or </w:t>
      </w:r>
      <w:ins w:id="256" w:author="Julie Radomski" w:date="2024-08-16T18:37:00Z" w16du:dateUtc="2024-08-16T22:37:00Z">
        <w:r w:rsidR="00AB30D0">
          <w:t xml:space="preserve">that </w:t>
        </w:r>
      </w:ins>
      <w:r>
        <w:t>are responsible for the implementation of projects/programs</w:t>
      </w:r>
      <w:del w:id="257" w:author="Julie Radomski" w:date="2024-08-16T18:37:00Z" w16du:dateUtc="2024-08-16T22:37:00Z">
        <w:r w:rsidDel="00AB30D0">
          <w:delText>, like implementing organizations</w:delText>
        </w:r>
      </w:del>
      <w:r>
        <w:t xml:space="preserve">. Each data source offers this information </w:t>
      </w:r>
      <w:del w:id="258" w:author="Julie Radomski" w:date="2024-08-16T18:37:00Z" w16du:dateUtc="2024-08-16T22:37:00Z">
        <w:r w:rsidDel="00AB30D0">
          <w:delText xml:space="preserve">through </w:delText>
        </w:r>
      </w:del>
      <w:ins w:id="259" w:author="Julie Radomski" w:date="2024-08-16T18:37:00Z" w16du:dateUtc="2024-08-16T22:37:00Z">
        <w:r w:rsidR="00AB30D0">
          <w:t xml:space="preserve">in </w:t>
        </w:r>
      </w:ins>
      <w:r>
        <w:t xml:space="preserve">similar but distinct </w:t>
      </w:r>
      <w:del w:id="260" w:author="Julie Radomski" w:date="2024-08-16T18:38:00Z" w16du:dateUtc="2024-08-16T22:38:00Z">
        <w:r w:rsidDel="00AB30D0">
          <w:delText>methods</w:delText>
        </w:r>
      </w:del>
      <w:ins w:id="261" w:author="Julie Radomski" w:date="2024-08-16T18:38:00Z" w16du:dateUtc="2024-08-16T22:38:00Z">
        <w:r w:rsidR="00AB30D0">
          <w:t>ways</w:t>
        </w:r>
      </w:ins>
      <w:r>
        <w:t xml:space="preserve">. While </w:t>
      </w:r>
      <w:del w:id="262" w:author="Julie Radomski" w:date="2024-08-16T18:38:00Z" w16du:dateUtc="2024-08-16T22:38:00Z">
        <w:r w:rsidDel="00AB30D0">
          <w:delText>the International Aid Transparency Initiative</w:delText>
        </w:r>
      </w:del>
      <w:ins w:id="263" w:author="Julie Radomski" w:date="2024-08-16T18:38:00Z" w16du:dateUtc="2024-08-16T22:38:00Z">
        <w:r w:rsidR="00AB30D0">
          <w:t>IATI</w:t>
        </w:r>
      </w:ins>
      <w:r>
        <w:t xml:space="preserve"> has helped standardize aid reporting methodology, many reporting (e.g., the MPTF Office or the IASC) and data collection (e.g., OECD) organizations have either adopted a piecemeal version of the standard or have not yet adopted it. </w:t>
      </w:r>
      <w:commentRangeStart w:id="264"/>
      <w:r>
        <w:t>Our data collection strategy draws on the IATI standard</w:t>
      </w:r>
      <w:commentRangeEnd w:id="264"/>
      <w:r w:rsidR="00AB30D0">
        <w:rPr>
          <w:rStyle w:val="CommentReference"/>
        </w:rPr>
        <w:commentReference w:id="264"/>
      </w:r>
      <w:r>
        <w:t xml:space="preserve">, as it offers information on organizations as well as project-specific data including dates and budgets. </w:t>
      </w:r>
      <w:commentRangeStart w:id="265"/>
      <w:r>
        <w:t>This data standard also attempts to disaggregate organizations’ position in delegation and implementation chains but does so through ad-hoc standards and lax enforcement.</w:t>
      </w:r>
      <w:r>
        <w:rPr>
          <w:vertAlign w:val="superscript"/>
        </w:rPr>
        <w:footnoteReference w:id="13"/>
      </w:r>
      <w:r>
        <w:t xml:space="preserve"> </w:t>
      </w:r>
      <w:commentRangeEnd w:id="265"/>
      <w:r w:rsidR="00F256FA">
        <w:rPr>
          <w:rStyle w:val="CommentReference"/>
        </w:rPr>
        <w:commentReference w:id="265"/>
      </w:r>
      <w:r>
        <w:t>Identifying aid delegation and disbursement chains continues to be a</w:t>
      </w:r>
      <w:ins w:id="266" w:author="Julie Radomski" w:date="2024-08-16T18:41:00Z" w16du:dateUtc="2024-08-16T22:41:00Z">
        <w:r w:rsidR="00AB30D0">
          <w:t xml:space="preserve"> challenge</w:t>
        </w:r>
      </w:ins>
      <w:del w:id="267" w:author="Julie Radomski" w:date="2024-08-16T18:41:00Z" w16du:dateUtc="2024-08-16T22:41:00Z">
        <w:r w:rsidDel="00AB30D0">
          <w:delText>n issue in data collection and analysis</w:delText>
        </w:r>
      </w:del>
      <w:r>
        <w:t xml:space="preserve">; we rely on project-level data from each of the following data sources, as they capture contractual agreements. Project data provides evidentiary basis to our assumption that organizations which sign onto a project are present in-country; further, because </w:t>
      </w:r>
      <w:commentRangeStart w:id="268"/>
      <w:r>
        <w:t xml:space="preserve">these projects are authorized </w:t>
      </w:r>
      <w:commentRangeEnd w:id="268"/>
      <w:r w:rsidR="00AB30D0">
        <w:rPr>
          <w:rStyle w:val="CommentReference"/>
        </w:rPr>
        <w:commentReference w:id="268"/>
      </w:r>
      <w:r>
        <w:t xml:space="preserve">in conflict-affected states alongside UN peace operations, </w:t>
      </w:r>
      <w:commentRangeStart w:id="269"/>
      <w:r>
        <w:t>we assume they have a peace and development/humanitarian objective.</w:t>
      </w:r>
      <w:commentRangeEnd w:id="269"/>
      <w:r w:rsidR="00516984">
        <w:rPr>
          <w:rStyle w:val="CommentReference"/>
        </w:rPr>
        <w:commentReference w:id="269"/>
      </w:r>
    </w:p>
    <w:p w14:paraId="00000090" w14:textId="77777777" w:rsidR="007D10DD" w:rsidRDefault="007D10DD"/>
    <w:p w14:paraId="00000091" w14:textId="74023BC6" w:rsidR="007D10DD" w:rsidRDefault="00000000">
      <w:r>
        <w:t xml:space="preserve">OECD CRS </w:t>
      </w:r>
      <w:del w:id="270" w:author="Julie Radomski" w:date="2024-08-16T18:47:00Z" w16du:dateUtc="2024-08-16T22:47:00Z">
        <w:r w:rsidDel="00F256FA">
          <w:delText>data provide</w:delText>
        </w:r>
      </w:del>
      <w:ins w:id="271" w:author="Julie Radomski" w:date="2024-08-16T18:47:00Z" w16du:dateUtc="2024-08-16T22:47:00Z">
        <w:r w:rsidR="00F256FA">
          <w:t>is</w:t>
        </w:r>
      </w:ins>
      <w:r>
        <w:t xml:space="preserve"> a comprehensive, authoritative database of aid flows </w:t>
      </w:r>
      <w:del w:id="272" w:author="Julie Radomski" w:date="2024-08-16T18:47:00Z" w16du:dateUtc="2024-08-16T22:47:00Z">
        <w:r w:rsidDel="00F256FA">
          <w:delText xml:space="preserve">especially </w:delText>
        </w:r>
      </w:del>
      <w:ins w:id="273" w:author="Julie Radomski" w:date="2024-08-16T18:47:00Z" w16du:dateUtc="2024-08-16T22:47:00Z">
        <w:r w:rsidR="00F256FA">
          <w:t xml:space="preserve">focusing on </w:t>
        </w:r>
      </w:ins>
      <w:del w:id="274" w:author="Julie Radomski" w:date="2024-08-16T18:47:00Z" w16du:dateUtc="2024-08-16T22:47:00Z">
        <w:r w:rsidDel="00F256FA">
          <w:delText xml:space="preserve">from </w:delText>
        </w:r>
      </w:del>
      <w:r>
        <w:t>states providing Official Development Assistance (ODA), but also includ</w:t>
      </w:r>
      <w:ins w:id="275" w:author="Julie Radomski" w:date="2024-08-16T18:47:00Z" w16du:dateUtc="2024-08-16T22:47:00Z">
        <w:r w:rsidR="00F256FA">
          <w:t>ing</w:t>
        </w:r>
      </w:ins>
      <w:del w:id="276" w:author="Julie Radomski" w:date="2024-08-16T18:47:00Z" w16du:dateUtc="2024-08-16T22:47:00Z">
        <w:r w:rsidDel="00F256FA">
          <w:delText>es</w:delText>
        </w:r>
      </w:del>
      <w:r>
        <w:t xml:space="preserve"> non-ODA flows. The OECD CRS database is </w:t>
      </w:r>
      <w:del w:id="277" w:author="Julie Radomski" w:date="2024-08-16T18:48:00Z" w16du:dateUtc="2024-08-16T22:48:00Z">
        <w:r w:rsidDel="00F256FA">
          <w:delText xml:space="preserve">beneficial as a source because it is </w:delText>
        </w:r>
      </w:del>
      <w:r>
        <w:t>audited and serves as data “of record</w:t>
      </w:r>
      <w:ins w:id="278" w:author="Julie Radomski" w:date="2024-08-16T18:48:00Z" w16du:dateUtc="2024-08-16T22:48:00Z">
        <w:r w:rsidR="00F256FA">
          <w:t>.</w:t>
        </w:r>
      </w:ins>
      <w:r>
        <w:t>”</w:t>
      </w:r>
      <w:del w:id="279" w:author="Julie Radomski" w:date="2024-08-16T18:48:00Z" w16du:dateUtc="2024-08-16T22:48:00Z">
        <w:r w:rsidDel="00F256FA">
          <w:delText>,</w:delText>
        </w:r>
      </w:del>
      <w:r>
        <w:t xml:space="preserve"> </w:t>
      </w:r>
      <w:ins w:id="280" w:author="Julie Radomski" w:date="2024-08-16T18:48:00Z" w16du:dateUtc="2024-08-16T22:48:00Z">
        <w:r w:rsidR="00F256FA">
          <w:t>I</w:t>
        </w:r>
      </w:ins>
      <w:del w:id="281" w:author="Julie Radomski" w:date="2024-08-16T18:48:00Z" w16du:dateUtc="2024-08-16T22:48:00Z">
        <w:r w:rsidDel="00F256FA">
          <w:delText>i</w:delText>
        </w:r>
      </w:del>
      <w:r>
        <w:t xml:space="preserve">t covers </w:t>
      </w:r>
      <w:r>
        <w:rPr>
          <w:i/>
        </w:rPr>
        <w:t>all</w:t>
      </w:r>
      <w:r>
        <w:t xml:space="preserve"> ODA from DAC members and some non-members, and all data conform to a centralized and enforced standard. However, </w:t>
      </w:r>
      <w:del w:id="282" w:author="Julie Radomski" w:date="2024-08-16T18:48:00Z" w16du:dateUtc="2024-08-16T22:48:00Z">
        <w:r w:rsidDel="00F256FA">
          <w:delText>limitations include</w:delText>
        </w:r>
      </w:del>
      <w:ins w:id="283" w:author="Julie Radomski" w:date="2024-08-16T18:48:00Z" w16du:dateUtc="2024-08-16T22:48:00Z">
        <w:r w:rsidR="00F256FA">
          <w:t>it</w:t>
        </w:r>
      </w:ins>
      <w:r>
        <w:t xml:space="preserve"> lack</w:t>
      </w:r>
      <w:ins w:id="284" w:author="Julie Radomski" w:date="2024-08-16T18:48:00Z" w16du:dateUtc="2024-08-16T22:48:00Z">
        <w:r w:rsidR="00F256FA">
          <w:t>s</w:t>
        </w:r>
      </w:ins>
      <w:r>
        <w:t xml:space="preserve"> </w:t>
      </w:r>
      <w:del w:id="285" w:author="Julie Radomski" w:date="2024-08-16T18:48:00Z" w16du:dateUtc="2024-08-16T22:48:00Z">
        <w:r w:rsidDel="00F256FA">
          <w:delText xml:space="preserve">of </w:delText>
        </w:r>
      </w:del>
      <w:r>
        <w:t xml:space="preserve">reporting of accurate start and end dates for projects and </w:t>
      </w:r>
      <w:del w:id="286" w:author="Julie Radomski" w:date="2024-08-16T18:49:00Z" w16du:dateUtc="2024-08-16T22:49:00Z">
        <w:r w:rsidDel="00F256FA">
          <w:delText xml:space="preserve">missing </w:delText>
        </w:r>
      </w:del>
      <w:ins w:id="287" w:author="Julie Radomski" w:date="2024-08-16T18:49:00Z" w16du:dateUtc="2024-08-16T22:49:00Z">
        <w:r w:rsidR="00F256FA">
          <w:t xml:space="preserve">excludes </w:t>
        </w:r>
      </w:ins>
      <w:r>
        <w:t xml:space="preserve">information on project participants outside of donors and recipients. Thus, we use IATI </w:t>
      </w:r>
      <w:del w:id="288" w:author="Julie Radomski" w:date="2024-08-16T18:49:00Z" w16du:dateUtc="2024-08-16T22:49:00Z">
        <w:r w:rsidDel="00F256FA">
          <w:delText xml:space="preserve">data </w:delText>
        </w:r>
      </w:del>
      <w:r>
        <w:t xml:space="preserve">and MPTF </w:t>
      </w:r>
      <w:del w:id="289" w:author="Julie Radomski" w:date="2024-08-16T18:49:00Z" w16du:dateUtc="2024-08-16T22:49:00Z">
        <w:r w:rsidDel="00F256FA">
          <w:delText xml:space="preserve">documentation </w:delText>
        </w:r>
      </w:del>
      <w:ins w:id="290" w:author="Julie Radomski" w:date="2024-08-16T18:49:00Z" w16du:dateUtc="2024-08-16T22:49:00Z">
        <w:r w:rsidR="00F256FA">
          <w:t xml:space="preserve">sources </w:t>
        </w:r>
      </w:ins>
      <w:del w:id="291" w:author="Julie Radomski" w:date="2024-08-16T18:49:00Z" w16du:dateUtc="2024-08-16T22:49:00Z">
        <w:r w:rsidDel="00F256FA">
          <w:delText xml:space="preserve">for some sources of aid </w:delText>
        </w:r>
      </w:del>
      <w:r>
        <w:t xml:space="preserve">to fill this gap, as they feature </w:t>
      </w:r>
      <w:r>
        <w:lastRenderedPageBreak/>
        <w:t xml:space="preserve">similar </w:t>
      </w:r>
      <w:commentRangeStart w:id="292"/>
      <w:r>
        <w:t xml:space="preserve">components </w:t>
      </w:r>
      <w:commentRangeEnd w:id="292"/>
      <w:r w:rsidR="00F256FA">
        <w:rPr>
          <w:rStyle w:val="CommentReference"/>
        </w:rPr>
        <w:commentReference w:id="292"/>
      </w:r>
      <w:r>
        <w:t>of the CRS but provide</w:t>
      </w:r>
      <w:del w:id="293" w:author="Julie Radomski" w:date="2024-08-16T18:50:00Z" w16du:dateUtc="2024-08-16T22:50:00Z">
        <w:r w:rsidDel="00F256FA">
          <w:delText>s</w:delText>
        </w:r>
      </w:del>
      <w:r>
        <w:t xml:space="preserve"> </w:t>
      </w:r>
      <w:del w:id="294" w:author="Julie Radomski" w:date="2024-08-16T18:50:00Z" w16du:dateUtc="2024-08-16T22:50:00Z">
        <w:r w:rsidDel="00F256FA">
          <w:delText xml:space="preserve">many </w:delText>
        </w:r>
      </w:del>
      <w:r>
        <w:t>non-government</w:t>
      </w:r>
      <w:ins w:id="295" w:author="Julie Radomski" w:date="2024-08-16T18:50:00Z" w16du:dateUtc="2024-08-16T22:50:00Z">
        <w:r w:rsidR="00F256FA">
          <w:t xml:space="preserve"> actor</w:t>
        </w:r>
      </w:ins>
      <w:r>
        <w:t>s an avenue for reporting aid data.</w:t>
      </w:r>
      <w:r>
        <w:rPr>
          <w:vertAlign w:val="superscript"/>
        </w:rPr>
        <w:footnoteReference w:id="14"/>
      </w:r>
      <w:r>
        <w:t xml:space="preserve"> We do not triangulate projects across sources, rather we choose a single source for each </w:t>
      </w:r>
      <w:commentRangeStart w:id="296"/>
      <w:commentRangeStart w:id="297"/>
      <w:r>
        <w:t>reporter</w:t>
      </w:r>
      <w:commentRangeEnd w:id="296"/>
      <w:r w:rsidR="00F256FA">
        <w:rPr>
          <w:rStyle w:val="CommentReference"/>
        </w:rPr>
        <w:commentReference w:id="296"/>
      </w:r>
      <w:commentRangeEnd w:id="297"/>
      <w:r w:rsidR="00B86BF5">
        <w:rPr>
          <w:rStyle w:val="CommentReference"/>
        </w:rPr>
        <w:commentReference w:id="297"/>
      </w:r>
      <w:r>
        <w:t xml:space="preserve">. Triangulating projects between these sources is difficult for a number of reasons not limited </w:t>
      </w:r>
      <w:proofErr w:type="gramStart"/>
      <w:r>
        <w:t>to:</w:t>
      </w:r>
      <w:proofErr w:type="gramEnd"/>
      <w:r>
        <w:t xml:space="preserve"> 1) inconsistent project and organization identifiers, 2) inconsistent organization names, 3) missing reporting data in both sources.</w:t>
      </w:r>
      <w:r>
        <w:rPr>
          <w:vertAlign w:val="superscript"/>
        </w:rPr>
        <w:footnoteReference w:id="15"/>
      </w:r>
    </w:p>
    <w:p w14:paraId="00000092" w14:textId="77777777" w:rsidR="007D10DD" w:rsidRDefault="007D10DD"/>
    <w:p w14:paraId="00000093" w14:textId="77777777" w:rsidR="007D10DD" w:rsidRDefault="00000000" w:rsidP="00AC074A">
      <w:pPr>
        <w:pStyle w:val="Heading2"/>
      </w:pPr>
      <w:bookmarkStart w:id="298" w:name="_Toc174874602"/>
      <w:r>
        <w:t>Bilateral Donors</w:t>
      </w:r>
      <w:bookmarkEnd w:id="298"/>
    </w:p>
    <w:p w14:paraId="00000094" w14:textId="36565135" w:rsidR="007D10DD" w:rsidRDefault="00000000">
      <w:r>
        <w:t xml:space="preserve">Bilateral aid emanates from countries and their ministries, agencies, and offices. For bilateral donor aid in our dataset, we use the OECD Creditor Reporting System (CRS) data on both Development Assistance Community (DAC) members and non-members. </w:t>
      </w:r>
      <w:ins w:id="299" w:author="Julie Radomski" w:date="2024-08-16T21:58:00Z" w16du:dateUtc="2024-08-17T01:58:00Z">
        <w:r w:rsidR="000E60D2">
          <w:t xml:space="preserve">Additionally, the CRS reports multilateral aid outflows as well as private donors, including companies and foundations. We focus on bilateral donors in this section. </w:t>
        </w:r>
      </w:ins>
      <w:r>
        <w:t xml:space="preserve">We use these data because there </w:t>
      </w:r>
      <w:proofErr w:type="gramStart"/>
      <w:r>
        <w:t>are</w:t>
      </w:r>
      <w:proofErr w:type="gramEnd"/>
      <w:r>
        <w:t xml:space="preserve"> strict reporting standards imposed by the OECD for inclusion of data in the CRS and they are audited yearly for accuracy.</w:t>
      </w:r>
      <w:del w:id="300" w:author="Julie Radomski" w:date="2024-08-16T21:57:00Z" w16du:dateUtc="2024-08-17T01:57:00Z">
        <w:r w:rsidDel="000E60D2">
          <w:delText xml:space="preserve"> We use the bulk download data.</w:delText>
        </w:r>
      </w:del>
      <w:r>
        <w:rPr>
          <w:vertAlign w:val="superscript"/>
        </w:rPr>
        <w:footnoteReference w:id="16"/>
      </w:r>
    </w:p>
    <w:p w14:paraId="00000095" w14:textId="77777777" w:rsidR="007D10DD" w:rsidRDefault="007D10DD"/>
    <w:p w14:paraId="00000096" w14:textId="2DCE5DE1" w:rsidR="007D10DD" w:rsidRDefault="00000000">
      <w:del w:id="301" w:author="Julie Radomski" w:date="2024-08-16T21:58:00Z" w16du:dateUtc="2024-08-17T01:58:00Z">
        <w:r w:rsidDel="000E60D2">
          <w:delText xml:space="preserve">The OECD CRS reports aid outflows from the 30 Development Assistance Committee (DAC) member states and 25 non-member states. </w:delText>
        </w:r>
      </w:del>
      <w:r>
        <w:t>Additionally, the CRS reports multilateral aid outflows as well as private donors, including companies and foundations. We focus on bilateral donors in this section.</w:t>
      </w:r>
    </w:p>
    <w:p w14:paraId="00000097" w14:textId="77777777" w:rsidR="007D10DD" w:rsidRDefault="007D10DD"/>
    <w:p w14:paraId="00000098" w14:textId="66DB1EAD" w:rsidR="007D10DD" w:rsidRDefault="00000000">
      <w:r>
        <w:t>We use OECD CRS data for aid outflow data on the 30 DAC members and 25 non-member states</w:t>
      </w:r>
      <w:del w:id="302" w:author="Julie Radomski" w:date="2024-08-16T21:58:00Z" w16du:dateUtc="2024-08-17T01:58:00Z">
        <w:r w:rsidDel="000E60D2">
          <w:delText xml:space="preserve"> because it is the most reliable source of data</w:delText>
        </w:r>
      </w:del>
      <w:r>
        <w:t xml:space="preserve">. </w:t>
      </w:r>
      <w:del w:id="303" w:author="Julie Radomski" w:date="2024-08-16T21:59:00Z" w16du:dateUtc="2024-08-17T01:59:00Z">
        <w:r w:rsidDel="000E60D2">
          <w:delText xml:space="preserve">To be sure, </w:delText>
        </w:r>
      </w:del>
      <w:proofErr w:type="spellStart"/>
      <w:r>
        <w:t>AidData</w:t>
      </w:r>
      <w:proofErr w:type="spellEnd"/>
      <w:r>
        <w:t xml:space="preserve"> also uses the OECD CRS in their data collection methodology. </w:t>
      </w:r>
      <w:commentRangeStart w:id="304"/>
      <w:r>
        <w:t>While the International Aid Transparency Initiative (IATI) Datastore offers comprehensive data from many reporting organizations, including some bilateral aid agencies, the coverage is not as reliable as OECD CRS data. For example, several DAC member states do not report their aid to IATI;</w:t>
      </w:r>
      <w:r>
        <w:rPr>
          <w:vertAlign w:val="superscript"/>
        </w:rPr>
        <w:footnoteReference w:id="17"/>
      </w:r>
      <w:r>
        <w:t xml:space="preserve"> </w:t>
      </w:r>
      <w:del w:id="305" w:author="Julie Radomski" w:date="2024-08-16T22:00:00Z" w16du:dateUtc="2024-08-17T02:00:00Z">
        <w:r w:rsidDel="008C5326">
          <w:delText>and some DAC member</w:delText>
        </w:r>
      </w:del>
      <w:del w:id="306" w:author="Julie Radomski" w:date="2024-08-16T21:59:00Z" w16du:dateUtc="2024-08-17T01:59:00Z">
        <w:r w:rsidDel="008C5326">
          <w:delText>s</w:delText>
        </w:r>
      </w:del>
      <w:del w:id="307" w:author="Julie Radomski" w:date="2024-08-16T22:00:00Z" w16du:dateUtc="2024-08-17T02:00:00Z">
        <w:r w:rsidDel="008C5326">
          <w:delText xml:space="preserve"> states </w:delText>
        </w:r>
      </w:del>
      <w:ins w:id="308" w:author="Julie Radomski" w:date="2024-08-16T22:00:00Z" w16du:dateUtc="2024-08-17T02:00:00Z">
        <w:r w:rsidR="008C5326">
          <w:t xml:space="preserve"> others </w:t>
        </w:r>
      </w:ins>
      <w:r>
        <w:t>only have a singular agency reporting data to IATI, which does not constitute their full aid activities.</w:t>
      </w:r>
      <w:commentRangeEnd w:id="304"/>
      <w:r w:rsidR="007D49C5">
        <w:rPr>
          <w:rStyle w:val="CommentReference"/>
        </w:rPr>
        <w:commentReference w:id="304"/>
      </w:r>
    </w:p>
    <w:p w14:paraId="00000099" w14:textId="77777777" w:rsidR="007D10DD" w:rsidRDefault="007D10DD"/>
    <w:tbl>
      <w:tblPr>
        <w:tblStyle w:val="a"/>
        <w:tblW w:w="9350" w:type="dxa"/>
        <w:tblLayout w:type="fixed"/>
        <w:tblLook w:val="0400" w:firstRow="0" w:lastRow="0" w:firstColumn="0" w:lastColumn="0" w:noHBand="0" w:noVBand="1"/>
      </w:tblPr>
      <w:tblGrid>
        <w:gridCol w:w="4675"/>
        <w:gridCol w:w="4675"/>
      </w:tblGrid>
      <w:tr w:rsidR="007D10DD" w14:paraId="19A31E1C" w14:textId="77777777">
        <w:tc>
          <w:tcPr>
            <w:tcW w:w="9350" w:type="dxa"/>
            <w:gridSpan w:val="2"/>
            <w:tcBorders>
              <w:bottom w:val="single" w:sz="4" w:space="0" w:color="000000"/>
            </w:tcBorders>
          </w:tcPr>
          <w:p w14:paraId="0000009A" w14:textId="77777777" w:rsidR="007D10DD" w:rsidRDefault="00000000">
            <w:pPr>
              <w:tabs>
                <w:tab w:val="left" w:pos="3014"/>
              </w:tabs>
              <w:jc w:val="center"/>
            </w:pPr>
            <w:r>
              <w:t>Bilateral Donors in OECD CRS Data</w:t>
            </w:r>
          </w:p>
        </w:tc>
      </w:tr>
      <w:tr w:rsidR="007D10DD" w14:paraId="21C6C668" w14:textId="77777777">
        <w:tc>
          <w:tcPr>
            <w:tcW w:w="4675" w:type="dxa"/>
            <w:tcBorders>
              <w:top w:val="single" w:sz="4" w:space="0" w:color="000000"/>
              <w:bottom w:val="single" w:sz="4" w:space="0" w:color="000000"/>
            </w:tcBorders>
          </w:tcPr>
          <w:p w14:paraId="0000009C" w14:textId="77777777" w:rsidR="007D10DD" w:rsidRDefault="00000000">
            <w:pPr>
              <w:rPr>
                <w:b/>
              </w:rPr>
            </w:pPr>
            <w:r>
              <w:rPr>
                <w:b/>
              </w:rPr>
              <w:t>OECD States</w:t>
            </w:r>
          </w:p>
        </w:tc>
        <w:tc>
          <w:tcPr>
            <w:tcW w:w="4675" w:type="dxa"/>
            <w:tcBorders>
              <w:top w:val="single" w:sz="4" w:space="0" w:color="000000"/>
              <w:bottom w:val="single" w:sz="4" w:space="0" w:color="000000"/>
            </w:tcBorders>
          </w:tcPr>
          <w:p w14:paraId="0000009D" w14:textId="77777777" w:rsidR="007D10DD" w:rsidRDefault="00000000">
            <w:pPr>
              <w:rPr>
                <w:b/>
              </w:rPr>
            </w:pPr>
            <w:r>
              <w:rPr>
                <w:b/>
              </w:rPr>
              <w:t>Non-OECD States</w:t>
            </w:r>
          </w:p>
        </w:tc>
      </w:tr>
      <w:tr w:rsidR="007D10DD" w14:paraId="61B63A07" w14:textId="77777777">
        <w:tc>
          <w:tcPr>
            <w:tcW w:w="4675" w:type="dxa"/>
            <w:tcBorders>
              <w:top w:val="single" w:sz="4" w:space="0" w:color="000000"/>
            </w:tcBorders>
            <w:vAlign w:val="center"/>
          </w:tcPr>
          <w:p w14:paraId="0000009E" w14:textId="77777777" w:rsidR="007D10DD" w:rsidRDefault="00000000">
            <w:r>
              <w:t>Austria</w:t>
            </w:r>
          </w:p>
        </w:tc>
        <w:tc>
          <w:tcPr>
            <w:tcW w:w="4675" w:type="dxa"/>
            <w:tcBorders>
              <w:top w:val="single" w:sz="4" w:space="0" w:color="000000"/>
            </w:tcBorders>
            <w:vAlign w:val="center"/>
          </w:tcPr>
          <w:p w14:paraId="0000009F" w14:textId="77777777" w:rsidR="007D10DD" w:rsidRDefault="00000000">
            <w:r>
              <w:t>Cyprus</w:t>
            </w:r>
          </w:p>
        </w:tc>
      </w:tr>
      <w:tr w:rsidR="007D10DD" w14:paraId="26DD0BDD" w14:textId="77777777">
        <w:tc>
          <w:tcPr>
            <w:tcW w:w="4675" w:type="dxa"/>
            <w:vAlign w:val="center"/>
          </w:tcPr>
          <w:p w14:paraId="000000A0" w14:textId="77777777" w:rsidR="007D10DD" w:rsidRDefault="00000000">
            <w:r>
              <w:t>Belgium</w:t>
            </w:r>
          </w:p>
        </w:tc>
        <w:tc>
          <w:tcPr>
            <w:tcW w:w="4675" w:type="dxa"/>
            <w:vAlign w:val="center"/>
          </w:tcPr>
          <w:p w14:paraId="000000A1" w14:textId="77777777" w:rsidR="007D10DD" w:rsidRDefault="00000000">
            <w:r>
              <w:t>Malta</w:t>
            </w:r>
          </w:p>
        </w:tc>
      </w:tr>
      <w:tr w:rsidR="007D10DD" w14:paraId="091CF7A7" w14:textId="77777777">
        <w:tc>
          <w:tcPr>
            <w:tcW w:w="4675" w:type="dxa"/>
            <w:vAlign w:val="center"/>
          </w:tcPr>
          <w:p w14:paraId="000000A2" w14:textId="77777777" w:rsidR="007D10DD" w:rsidRDefault="00000000">
            <w:r>
              <w:t>Denmark</w:t>
            </w:r>
          </w:p>
        </w:tc>
        <w:tc>
          <w:tcPr>
            <w:tcW w:w="4675" w:type="dxa"/>
            <w:vAlign w:val="center"/>
          </w:tcPr>
          <w:p w14:paraId="000000A3" w14:textId="77777777" w:rsidR="007D10DD" w:rsidRDefault="00000000">
            <w:r>
              <w:t>Turkey</w:t>
            </w:r>
          </w:p>
        </w:tc>
      </w:tr>
      <w:tr w:rsidR="007D10DD" w14:paraId="37557764" w14:textId="77777777">
        <w:tc>
          <w:tcPr>
            <w:tcW w:w="4675" w:type="dxa"/>
            <w:vAlign w:val="center"/>
          </w:tcPr>
          <w:p w14:paraId="000000A4" w14:textId="77777777" w:rsidR="007D10DD" w:rsidRDefault="00000000">
            <w:r>
              <w:t>France</w:t>
            </w:r>
          </w:p>
        </w:tc>
        <w:tc>
          <w:tcPr>
            <w:tcW w:w="4675" w:type="dxa"/>
            <w:vAlign w:val="center"/>
          </w:tcPr>
          <w:p w14:paraId="000000A5" w14:textId="77777777" w:rsidR="007D10DD" w:rsidRDefault="00000000">
            <w:r>
              <w:t>Croatia</w:t>
            </w:r>
          </w:p>
        </w:tc>
      </w:tr>
      <w:tr w:rsidR="007D10DD" w14:paraId="64D21A3B" w14:textId="77777777">
        <w:tc>
          <w:tcPr>
            <w:tcW w:w="4675" w:type="dxa"/>
            <w:vAlign w:val="center"/>
          </w:tcPr>
          <w:p w14:paraId="000000A6" w14:textId="77777777" w:rsidR="007D10DD" w:rsidRDefault="00000000">
            <w:r>
              <w:t>Germany</w:t>
            </w:r>
          </w:p>
        </w:tc>
        <w:tc>
          <w:tcPr>
            <w:tcW w:w="4675" w:type="dxa"/>
            <w:vAlign w:val="center"/>
          </w:tcPr>
          <w:p w14:paraId="000000A7" w14:textId="77777777" w:rsidR="007D10DD" w:rsidRDefault="00000000">
            <w:r>
              <w:t>Liechtenstein</w:t>
            </w:r>
          </w:p>
        </w:tc>
      </w:tr>
      <w:tr w:rsidR="007D10DD" w14:paraId="6B4540A4" w14:textId="77777777">
        <w:tc>
          <w:tcPr>
            <w:tcW w:w="4675" w:type="dxa"/>
            <w:vAlign w:val="center"/>
          </w:tcPr>
          <w:p w14:paraId="000000A8" w14:textId="77777777" w:rsidR="007D10DD" w:rsidRDefault="00000000">
            <w:r>
              <w:t>Italy</w:t>
            </w:r>
          </w:p>
        </w:tc>
        <w:tc>
          <w:tcPr>
            <w:tcW w:w="4675" w:type="dxa"/>
            <w:vAlign w:val="center"/>
          </w:tcPr>
          <w:p w14:paraId="000000A9" w14:textId="77777777" w:rsidR="007D10DD" w:rsidRDefault="00000000">
            <w:r>
              <w:t>Bulgaria</w:t>
            </w:r>
          </w:p>
        </w:tc>
      </w:tr>
      <w:tr w:rsidR="007D10DD" w14:paraId="5ACDD368" w14:textId="77777777">
        <w:tc>
          <w:tcPr>
            <w:tcW w:w="4675" w:type="dxa"/>
            <w:vAlign w:val="center"/>
          </w:tcPr>
          <w:p w14:paraId="000000AA" w14:textId="77777777" w:rsidR="007D10DD" w:rsidRDefault="00000000">
            <w:r>
              <w:t>Netherlands</w:t>
            </w:r>
          </w:p>
        </w:tc>
        <w:tc>
          <w:tcPr>
            <w:tcW w:w="4675" w:type="dxa"/>
            <w:vAlign w:val="center"/>
          </w:tcPr>
          <w:p w14:paraId="000000AB" w14:textId="77777777" w:rsidR="007D10DD" w:rsidRDefault="00000000">
            <w:r>
              <w:t>Romania</w:t>
            </w:r>
          </w:p>
        </w:tc>
      </w:tr>
      <w:tr w:rsidR="007D10DD" w14:paraId="25341220" w14:textId="77777777">
        <w:tc>
          <w:tcPr>
            <w:tcW w:w="4675" w:type="dxa"/>
            <w:vAlign w:val="center"/>
          </w:tcPr>
          <w:p w14:paraId="000000AC" w14:textId="77777777" w:rsidR="007D10DD" w:rsidRDefault="00000000">
            <w:r>
              <w:t>Norway</w:t>
            </w:r>
          </w:p>
        </w:tc>
        <w:tc>
          <w:tcPr>
            <w:tcW w:w="4675" w:type="dxa"/>
            <w:vAlign w:val="center"/>
          </w:tcPr>
          <w:p w14:paraId="000000AD" w14:textId="77777777" w:rsidR="007D10DD" w:rsidRDefault="00000000">
            <w:r>
              <w:t>Estonia</w:t>
            </w:r>
          </w:p>
        </w:tc>
      </w:tr>
      <w:tr w:rsidR="007D10DD" w14:paraId="59A82B31" w14:textId="77777777">
        <w:tc>
          <w:tcPr>
            <w:tcW w:w="4675" w:type="dxa"/>
            <w:vAlign w:val="center"/>
          </w:tcPr>
          <w:p w14:paraId="000000AE" w14:textId="77777777" w:rsidR="007D10DD" w:rsidRDefault="00000000">
            <w:r>
              <w:t>Portugal</w:t>
            </w:r>
          </w:p>
        </w:tc>
        <w:tc>
          <w:tcPr>
            <w:tcW w:w="4675" w:type="dxa"/>
            <w:vAlign w:val="center"/>
          </w:tcPr>
          <w:p w14:paraId="000000AF" w14:textId="77777777" w:rsidR="007D10DD" w:rsidRDefault="00000000">
            <w:r>
              <w:t>Latvia</w:t>
            </w:r>
          </w:p>
        </w:tc>
      </w:tr>
      <w:tr w:rsidR="007D10DD" w14:paraId="238DE147" w14:textId="77777777">
        <w:tc>
          <w:tcPr>
            <w:tcW w:w="4675" w:type="dxa"/>
            <w:vAlign w:val="center"/>
          </w:tcPr>
          <w:p w14:paraId="000000B0" w14:textId="77777777" w:rsidR="007D10DD" w:rsidRDefault="00000000">
            <w:r>
              <w:t>Sweden</w:t>
            </w:r>
          </w:p>
        </w:tc>
        <w:tc>
          <w:tcPr>
            <w:tcW w:w="4675" w:type="dxa"/>
            <w:vAlign w:val="center"/>
          </w:tcPr>
          <w:p w14:paraId="000000B1" w14:textId="77777777" w:rsidR="007D10DD" w:rsidRDefault="00000000">
            <w:r>
              <w:t>Lithuania</w:t>
            </w:r>
          </w:p>
        </w:tc>
      </w:tr>
      <w:tr w:rsidR="007D10DD" w14:paraId="1508188B" w14:textId="77777777">
        <w:tc>
          <w:tcPr>
            <w:tcW w:w="4675" w:type="dxa"/>
            <w:vAlign w:val="center"/>
          </w:tcPr>
          <w:p w14:paraId="000000B2" w14:textId="77777777" w:rsidR="007D10DD" w:rsidRDefault="00000000">
            <w:r>
              <w:t>Switzerland</w:t>
            </w:r>
          </w:p>
        </w:tc>
        <w:tc>
          <w:tcPr>
            <w:tcW w:w="4675" w:type="dxa"/>
            <w:vAlign w:val="center"/>
          </w:tcPr>
          <w:p w14:paraId="000000B3" w14:textId="77777777" w:rsidR="007D10DD" w:rsidRDefault="00000000">
            <w:r>
              <w:t>Russia</w:t>
            </w:r>
          </w:p>
        </w:tc>
      </w:tr>
      <w:tr w:rsidR="007D10DD" w14:paraId="72A2455D" w14:textId="77777777">
        <w:tc>
          <w:tcPr>
            <w:tcW w:w="4675" w:type="dxa"/>
            <w:vAlign w:val="center"/>
          </w:tcPr>
          <w:p w14:paraId="000000B4" w14:textId="77777777" w:rsidR="007D10DD" w:rsidRDefault="00000000">
            <w:r>
              <w:t>United Kingdom</w:t>
            </w:r>
          </w:p>
        </w:tc>
        <w:tc>
          <w:tcPr>
            <w:tcW w:w="4675" w:type="dxa"/>
            <w:vAlign w:val="center"/>
          </w:tcPr>
          <w:p w14:paraId="000000B5" w14:textId="77777777" w:rsidR="007D10DD" w:rsidRDefault="00000000">
            <w:r>
              <w:t>Algeria</w:t>
            </w:r>
          </w:p>
        </w:tc>
      </w:tr>
      <w:tr w:rsidR="007D10DD" w14:paraId="564BFBD1" w14:textId="77777777">
        <w:tc>
          <w:tcPr>
            <w:tcW w:w="4675" w:type="dxa"/>
            <w:vAlign w:val="center"/>
          </w:tcPr>
          <w:p w14:paraId="000000B6" w14:textId="77777777" w:rsidR="007D10DD" w:rsidRDefault="00000000">
            <w:r>
              <w:t>Finland</w:t>
            </w:r>
          </w:p>
        </w:tc>
        <w:tc>
          <w:tcPr>
            <w:tcW w:w="4675" w:type="dxa"/>
            <w:vAlign w:val="center"/>
          </w:tcPr>
          <w:p w14:paraId="000000B7" w14:textId="77777777" w:rsidR="007D10DD" w:rsidRDefault="00000000">
            <w:r>
              <w:t>Libya</w:t>
            </w:r>
          </w:p>
        </w:tc>
      </w:tr>
      <w:tr w:rsidR="007D10DD" w14:paraId="3C0864A8" w14:textId="77777777">
        <w:tc>
          <w:tcPr>
            <w:tcW w:w="4675" w:type="dxa"/>
            <w:vAlign w:val="center"/>
          </w:tcPr>
          <w:p w14:paraId="000000B8" w14:textId="77777777" w:rsidR="007D10DD" w:rsidRDefault="00000000">
            <w:r>
              <w:lastRenderedPageBreak/>
              <w:t>Iceland</w:t>
            </w:r>
          </w:p>
        </w:tc>
        <w:tc>
          <w:tcPr>
            <w:tcW w:w="4675" w:type="dxa"/>
            <w:vAlign w:val="center"/>
          </w:tcPr>
          <w:p w14:paraId="000000B9" w14:textId="77777777" w:rsidR="007D10DD" w:rsidRDefault="00000000">
            <w:r>
              <w:t>Mexico</w:t>
            </w:r>
          </w:p>
        </w:tc>
      </w:tr>
      <w:tr w:rsidR="007D10DD" w14:paraId="290A51CE" w14:textId="77777777">
        <w:tc>
          <w:tcPr>
            <w:tcW w:w="4675" w:type="dxa"/>
            <w:vAlign w:val="center"/>
          </w:tcPr>
          <w:p w14:paraId="000000BA" w14:textId="77777777" w:rsidR="007D10DD" w:rsidRDefault="00000000">
            <w:r>
              <w:t>Ireland</w:t>
            </w:r>
          </w:p>
        </w:tc>
        <w:tc>
          <w:tcPr>
            <w:tcW w:w="4675" w:type="dxa"/>
            <w:vAlign w:val="center"/>
          </w:tcPr>
          <w:p w14:paraId="000000BB" w14:textId="77777777" w:rsidR="007D10DD" w:rsidRDefault="00000000">
            <w:r>
              <w:t>Iraq</w:t>
            </w:r>
          </w:p>
        </w:tc>
      </w:tr>
      <w:tr w:rsidR="007D10DD" w14:paraId="0BF11E56" w14:textId="77777777">
        <w:tc>
          <w:tcPr>
            <w:tcW w:w="4675" w:type="dxa"/>
            <w:vAlign w:val="center"/>
          </w:tcPr>
          <w:p w14:paraId="000000BC" w14:textId="77777777" w:rsidR="007D10DD" w:rsidRDefault="00000000">
            <w:r>
              <w:t>Luxembourg</w:t>
            </w:r>
          </w:p>
        </w:tc>
        <w:tc>
          <w:tcPr>
            <w:tcW w:w="4675" w:type="dxa"/>
            <w:vAlign w:val="center"/>
          </w:tcPr>
          <w:p w14:paraId="000000BD" w14:textId="77777777" w:rsidR="007D10DD" w:rsidRDefault="00000000">
            <w:r>
              <w:t>Israel</w:t>
            </w:r>
          </w:p>
        </w:tc>
      </w:tr>
      <w:tr w:rsidR="007D10DD" w14:paraId="3C257C32" w14:textId="77777777">
        <w:tc>
          <w:tcPr>
            <w:tcW w:w="4675" w:type="dxa"/>
            <w:vAlign w:val="center"/>
          </w:tcPr>
          <w:p w14:paraId="000000BE" w14:textId="77777777" w:rsidR="007D10DD" w:rsidRDefault="00000000">
            <w:r>
              <w:t>Greece</w:t>
            </w:r>
          </w:p>
        </w:tc>
        <w:tc>
          <w:tcPr>
            <w:tcW w:w="4675" w:type="dxa"/>
            <w:vAlign w:val="center"/>
          </w:tcPr>
          <w:p w14:paraId="000000BF" w14:textId="77777777" w:rsidR="007D10DD" w:rsidRDefault="00000000">
            <w:r>
              <w:t>Kuwait</w:t>
            </w:r>
          </w:p>
        </w:tc>
      </w:tr>
      <w:tr w:rsidR="007D10DD" w14:paraId="051A516D" w14:textId="77777777">
        <w:tc>
          <w:tcPr>
            <w:tcW w:w="4675" w:type="dxa"/>
            <w:vAlign w:val="center"/>
          </w:tcPr>
          <w:p w14:paraId="000000C0" w14:textId="77777777" w:rsidR="007D10DD" w:rsidRDefault="00000000">
            <w:r>
              <w:t>Spain</w:t>
            </w:r>
          </w:p>
        </w:tc>
        <w:tc>
          <w:tcPr>
            <w:tcW w:w="4675" w:type="dxa"/>
            <w:vAlign w:val="center"/>
          </w:tcPr>
          <w:p w14:paraId="000000C1" w14:textId="77777777" w:rsidR="007D10DD" w:rsidRDefault="00000000">
            <w:r>
              <w:t>Qatar</w:t>
            </w:r>
          </w:p>
        </w:tc>
      </w:tr>
      <w:tr w:rsidR="007D10DD" w14:paraId="5DB26C1B" w14:textId="77777777">
        <w:tc>
          <w:tcPr>
            <w:tcW w:w="4675" w:type="dxa"/>
            <w:vAlign w:val="center"/>
          </w:tcPr>
          <w:p w14:paraId="000000C2" w14:textId="77777777" w:rsidR="007D10DD" w:rsidRDefault="00000000">
            <w:r>
              <w:t>Slovenia</w:t>
            </w:r>
          </w:p>
        </w:tc>
        <w:tc>
          <w:tcPr>
            <w:tcW w:w="4675" w:type="dxa"/>
            <w:vAlign w:val="center"/>
          </w:tcPr>
          <w:p w14:paraId="000000C3" w14:textId="77777777" w:rsidR="007D10DD" w:rsidRDefault="00000000">
            <w:r>
              <w:t>Saudi Arabia</w:t>
            </w:r>
          </w:p>
        </w:tc>
      </w:tr>
      <w:tr w:rsidR="007D10DD" w14:paraId="20EA39C7" w14:textId="77777777">
        <w:tc>
          <w:tcPr>
            <w:tcW w:w="4675" w:type="dxa"/>
            <w:vAlign w:val="center"/>
          </w:tcPr>
          <w:p w14:paraId="000000C4" w14:textId="77777777" w:rsidR="007D10DD" w:rsidRDefault="00000000">
            <w:r>
              <w:t>Czech Republic</w:t>
            </w:r>
          </w:p>
        </w:tc>
        <w:tc>
          <w:tcPr>
            <w:tcW w:w="4675" w:type="dxa"/>
            <w:vAlign w:val="center"/>
          </w:tcPr>
          <w:p w14:paraId="000000C5" w14:textId="77777777" w:rsidR="007D10DD" w:rsidRDefault="00000000">
            <w:r>
              <w:t>United Arab Emirates</w:t>
            </w:r>
          </w:p>
        </w:tc>
      </w:tr>
      <w:tr w:rsidR="007D10DD" w14:paraId="54B74555" w14:textId="77777777">
        <w:tc>
          <w:tcPr>
            <w:tcW w:w="4675" w:type="dxa"/>
            <w:vAlign w:val="center"/>
          </w:tcPr>
          <w:p w14:paraId="000000C6" w14:textId="77777777" w:rsidR="007D10DD" w:rsidRDefault="00000000">
            <w:r>
              <w:t>Slovak Republic</w:t>
            </w:r>
          </w:p>
        </w:tc>
        <w:tc>
          <w:tcPr>
            <w:tcW w:w="4675" w:type="dxa"/>
            <w:vAlign w:val="center"/>
          </w:tcPr>
          <w:p w14:paraId="000000C7" w14:textId="77777777" w:rsidR="007D10DD" w:rsidRDefault="00000000">
            <w:r>
              <w:t>Azerbaijan</w:t>
            </w:r>
          </w:p>
        </w:tc>
      </w:tr>
      <w:tr w:rsidR="007D10DD" w14:paraId="15EBB702" w14:textId="77777777">
        <w:tc>
          <w:tcPr>
            <w:tcW w:w="4675" w:type="dxa"/>
            <w:vAlign w:val="center"/>
          </w:tcPr>
          <w:p w14:paraId="000000C8" w14:textId="77777777" w:rsidR="007D10DD" w:rsidRDefault="00000000">
            <w:r>
              <w:t>Hungary</w:t>
            </w:r>
          </w:p>
        </w:tc>
        <w:tc>
          <w:tcPr>
            <w:tcW w:w="4675" w:type="dxa"/>
            <w:vAlign w:val="center"/>
          </w:tcPr>
          <w:p w14:paraId="000000C9" w14:textId="77777777" w:rsidR="007D10DD" w:rsidRDefault="00000000">
            <w:r>
              <w:t>Kazakhstan</w:t>
            </w:r>
          </w:p>
        </w:tc>
      </w:tr>
      <w:tr w:rsidR="007D10DD" w14:paraId="0ED87523" w14:textId="77777777">
        <w:tc>
          <w:tcPr>
            <w:tcW w:w="4675" w:type="dxa"/>
            <w:vAlign w:val="center"/>
          </w:tcPr>
          <w:p w14:paraId="000000CA" w14:textId="77777777" w:rsidR="007D10DD" w:rsidRDefault="00000000">
            <w:r>
              <w:t>Poland</w:t>
            </w:r>
          </w:p>
        </w:tc>
        <w:tc>
          <w:tcPr>
            <w:tcW w:w="4675" w:type="dxa"/>
            <w:vAlign w:val="center"/>
          </w:tcPr>
          <w:p w14:paraId="000000CB" w14:textId="77777777" w:rsidR="007D10DD" w:rsidRDefault="00000000">
            <w:r>
              <w:t>Chinese Taipei</w:t>
            </w:r>
          </w:p>
        </w:tc>
      </w:tr>
      <w:tr w:rsidR="007D10DD" w14:paraId="2112760A" w14:textId="77777777">
        <w:tc>
          <w:tcPr>
            <w:tcW w:w="4675" w:type="dxa"/>
            <w:vAlign w:val="center"/>
          </w:tcPr>
          <w:p w14:paraId="000000CC" w14:textId="77777777" w:rsidR="007D10DD" w:rsidRDefault="00000000">
            <w:r>
              <w:t>Canada</w:t>
            </w:r>
          </w:p>
        </w:tc>
        <w:tc>
          <w:tcPr>
            <w:tcW w:w="4675" w:type="dxa"/>
            <w:vAlign w:val="center"/>
          </w:tcPr>
          <w:p w14:paraId="000000CD" w14:textId="77777777" w:rsidR="007D10DD" w:rsidRDefault="00000000">
            <w:r>
              <w:t>Thailand</w:t>
            </w:r>
          </w:p>
        </w:tc>
      </w:tr>
      <w:tr w:rsidR="007D10DD" w14:paraId="5C472B8F" w14:textId="77777777">
        <w:tc>
          <w:tcPr>
            <w:tcW w:w="4675" w:type="dxa"/>
            <w:vAlign w:val="center"/>
          </w:tcPr>
          <w:p w14:paraId="000000CE" w14:textId="77777777" w:rsidR="007D10DD" w:rsidRDefault="00000000">
            <w:r>
              <w:t>United States</w:t>
            </w:r>
          </w:p>
        </w:tc>
        <w:tc>
          <w:tcPr>
            <w:tcW w:w="4675" w:type="dxa"/>
            <w:vAlign w:val="center"/>
          </w:tcPr>
          <w:p w14:paraId="000000CF" w14:textId="77777777" w:rsidR="007D10DD" w:rsidRDefault="00000000">
            <w:r>
              <w:t>Timor-Leste</w:t>
            </w:r>
          </w:p>
        </w:tc>
      </w:tr>
      <w:tr w:rsidR="007D10DD" w14:paraId="315EE331" w14:textId="77777777">
        <w:tc>
          <w:tcPr>
            <w:tcW w:w="4675" w:type="dxa"/>
            <w:vAlign w:val="center"/>
          </w:tcPr>
          <w:p w14:paraId="000000D0" w14:textId="77777777" w:rsidR="007D10DD" w:rsidRDefault="00000000">
            <w:r>
              <w:t>Japan</w:t>
            </w:r>
          </w:p>
        </w:tc>
        <w:tc>
          <w:tcPr>
            <w:tcW w:w="4675" w:type="dxa"/>
          </w:tcPr>
          <w:p w14:paraId="000000D1" w14:textId="77777777" w:rsidR="007D10DD" w:rsidRDefault="007D10DD"/>
        </w:tc>
      </w:tr>
      <w:tr w:rsidR="007D10DD" w14:paraId="203EAB44" w14:textId="77777777">
        <w:tc>
          <w:tcPr>
            <w:tcW w:w="4675" w:type="dxa"/>
            <w:vAlign w:val="center"/>
          </w:tcPr>
          <w:p w14:paraId="000000D2" w14:textId="77777777" w:rsidR="007D10DD" w:rsidRDefault="00000000">
            <w:r>
              <w:t>Korea</w:t>
            </w:r>
          </w:p>
        </w:tc>
        <w:tc>
          <w:tcPr>
            <w:tcW w:w="4675" w:type="dxa"/>
          </w:tcPr>
          <w:p w14:paraId="000000D3" w14:textId="77777777" w:rsidR="007D10DD" w:rsidRDefault="007D10DD"/>
        </w:tc>
      </w:tr>
      <w:tr w:rsidR="007D10DD" w14:paraId="1F3D08BA" w14:textId="77777777">
        <w:tc>
          <w:tcPr>
            <w:tcW w:w="4675" w:type="dxa"/>
            <w:vAlign w:val="center"/>
          </w:tcPr>
          <w:p w14:paraId="000000D4" w14:textId="77777777" w:rsidR="007D10DD" w:rsidRDefault="00000000">
            <w:r>
              <w:t>Australia</w:t>
            </w:r>
          </w:p>
        </w:tc>
        <w:tc>
          <w:tcPr>
            <w:tcW w:w="4675" w:type="dxa"/>
          </w:tcPr>
          <w:p w14:paraId="000000D5" w14:textId="77777777" w:rsidR="007D10DD" w:rsidRDefault="007D10DD"/>
        </w:tc>
      </w:tr>
      <w:tr w:rsidR="007D10DD" w14:paraId="038483D1" w14:textId="77777777">
        <w:tc>
          <w:tcPr>
            <w:tcW w:w="4675" w:type="dxa"/>
            <w:vAlign w:val="center"/>
          </w:tcPr>
          <w:p w14:paraId="000000D6" w14:textId="77777777" w:rsidR="007D10DD" w:rsidRDefault="00000000">
            <w:r>
              <w:t>New Zealand</w:t>
            </w:r>
          </w:p>
        </w:tc>
        <w:tc>
          <w:tcPr>
            <w:tcW w:w="4675" w:type="dxa"/>
          </w:tcPr>
          <w:p w14:paraId="000000D7" w14:textId="77777777" w:rsidR="007D10DD" w:rsidRDefault="007D10DD"/>
        </w:tc>
      </w:tr>
    </w:tbl>
    <w:p w14:paraId="000000D8" w14:textId="77777777" w:rsidR="007D10DD" w:rsidRDefault="007D10DD"/>
    <w:p w14:paraId="000000D9" w14:textId="33F47CB4" w:rsidR="007D10DD" w:rsidRDefault="00000000">
      <w:r>
        <w:t xml:space="preserve">DAC and non-DAC donors </w:t>
      </w:r>
      <w:del w:id="309" w:author="Julie Radomski" w:date="2024-08-16T22:02:00Z" w16du:dateUtc="2024-08-17T02:02:00Z">
        <w:r w:rsidDel="008C5326">
          <w:delText>appear in the OECD CRS data through any of the</w:delText>
        </w:r>
      </w:del>
      <w:ins w:id="310" w:author="Julie Radomski" w:date="2024-08-16T22:02:00Z" w16du:dateUtc="2024-08-17T02:02:00Z">
        <w:r w:rsidR="008C5326">
          <w:t>report</w:t>
        </w:r>
      </w:ins>
      <w:r>
        <w:t xml:space="preserve"> </w:t>
      </w:r>
      <w:del w:id="311" w:author="Julie Radomski" w:date="2024-08-16T22:02:00Z" w16du:dateUtc="2024-08-17T02:02:00Z">
        <w:r w:rsidDel="008C5326">
          <w:delText xml:space="preserve">reported types of flows – </w:delText>
        </w:r>
      </w:del>
      <w:r>
        <w:t>ODA, OOF, non-flows, and other flows</w:t>
      </w:r>
      <w:ins w:id="312" w:author="Julie Radomski" w:date="2024-08-16T22:02:00Z" w16du:dateUtc="2024-08-17T02:02:00Z">
        <w:r w:rsidR="008C5326">
          <w:t xml:space="preserve"> to OECD CRS</w:t>
        </w:r>
      </w:ins>
      <w:r>
        <w:t>.</w:t>
      </w:r>
      <w:r>
        <w:rPr>
          <w:vertAlign w:val="superscript"/>
        </w:rPr>
        <w:footnoteReference w:id="18"/>
      </w:r>
      <w:r>
        <w:t xml:space="preserve"> Most of the reported bilateral aid in the OECD CRS data are ODA grants;</w:t>
      </w:r>
      <w:r>
        <w:rPr>
          <w:vertAlign w:val="superscript"/>
        </w:rPr>
        <w:footnoteReference w:id="19"/>
      </w:r>
      <w:r>
        <w:t xml:space="preserve"> </w:t>
      </w:r>
      <w:del w:id="313" w:author="Julie Radomski" w:date="2024-08-16T22:02:00Z" w16du:dateUtc="2024-08-17T02:02:00Z">
        <w:r w:rsidDel="008C5326">
          <w:delText xml:space="preserve">further, </w:delText>
        </w:r>
      </w:del>
      <w:r>
        <w:t>bilateral ODA accounts for twice the amount of aid disbursed as country programmable aid (CPA) for DAC countries.</w:t>
      </w:r>
      <w:r>
        <w:rPr>
          <w:vertAlign w:val="superscript"/>
        </w:rPr>
        <w:footnoteReference w:id="20"/>
      </w:r>
      <w:r>
        <w:t xml:space="preserve"> Thus, bilateral aid activities are a core element of the relationships we capture in this project. </w:t>
      </w:r>
      <w:commentRangeStart w:id="314"/>
      <w:r>
        <w:t xml:space="preserve">The OECD CRS data provide more information than IATI, as IATI </w:t>
      </w:r>
      <w:del w:id="315" w:author="Julie Radomski" w:date="2024-08-16T22:03:00Z" w16du:dateUtc="2024-08-17T02:03:00Z">
        <w:r w:rsidDel="008C5326">
          <w:delText xml:space="preserve">has explained that their </w:delText>
        </w:r>
      </w:del>
      <w:r>
        <w:t xml:space="preserve">data mainly </w:t>
      </w:r>
      <w:commentRangeStart w:id="316"/>
      <w:r>
        <w:t>cover CPA over ODA</w:t>
      </w:r>
      <w:commentRangeEnd w:id="316"/>
      <w:r w:rsidR="005F590D">
        <w:rPr>
          <w:rStyle w:val="CommentReference"/>
        </w:rPr>
        <w:commentReference w:id="316"/>
      </w:r>
      <w:r>
        <w:t>.</w:t>
      </w:r>
      <w:r>
        <w:rPr>
          <w:vertAlign w:val="superscript"/>
        </w:rPr>
        <w:footnoteReference w:id="21"/>
      </w:r>
      <w:r>
        <w:t xml:space="preserve"> This may not be accurate</w:t>
      </w:r>
      <w:del w:id="317" w:author="Julie Radomski" w:date="2024-08-16T22:03:00Z" w16du:dateUtc="2024-08-17T02:03:00Z">
        <w:r w:rsidDel="008C5326">
          <w:delText>, though</w:delText>
        </w:r>
      </w:del>
      <w:r>
        <w:t xml:space="preserve">, as IATI </w:t>
      </w:r>
      <w:del w:id="318" w:author="Julie Radomski" w:date="2024-08-16T22:04:00Z" w16du:dateUtc="2024-08-17T02:04:00Z">
        <w:r w:rsidDel="008C5326">
          <w:delText>attempts to receive quarterly updates from reporters and quicker</w:delText>
        </w:r>
      </w:del>
      <w:ins w:id="319" w:author="Julie Radomski" w:date="2024-08-16T22:04:00Z" w16du:dateUtc="2024-08-17T02:04:00Z">
        <w:r w:rsidR="008C5326">
          <w:t>receives frequent</w:t>
        </w:r>
      </w:ins>
      <w:r>
        <w:t xml:space="preserve"> reporting </w:t>
      </w:r>
      <w:ins w:id="320" w:author="Julie Radomski" w:date="2024-08-16T22:04:00Z" w16du:dateUtc="2024-08-17T02:04:00Z">
        <w:r w:rsidR="008C5326">
          <w:t xml:space="preserve">that </w:t>
        </w:r>
      </w:ins>
      <w:r>
        <w:t xml:space="preserve">is more likely to cover non-CPA aid, </w:t>
      </w:r>
      <w:commentRangeStart w:id="321"/>
      <w:r>
        <w:t>as this would lead to more response-based projects like those that fall into the exclusion criteria for CPA</w:t>
      </w:r>
      <w:commentRangeEnd w:id="321"/>
      <w:r w:rsidR="00554DF8">
        <w:rPr>
          <w:rStyle w:val="CommentReference"/>
        </w:rPr>
        <w:commentReference w:id="321"/>
      </w:r>
      <w:r>
        <w:t>.</w:t>
      </w:r>
      <w:r>
        <w:rPr>
          <w:vertAlign w:val="superscript"/>
        </w:rPr>
        <w:footnoteReference w:id="22"/>
      </w:r>
      <w:r>
        <w:t xml:space="preserve"> </w:t>
      </w:r>
      <w:commentRangeEnd w:id="314"/>
      <w:r w:rsidR="00967D99">
        <w:rPr>
          <w:rStyle w:val="CommentReference"/>
        </w:rPr>
        <w:commentReference w:id="314"/>
      </w:r>
      <w:r>
        <w:t>We do not distinguish between aid types, rather, we attempt to capture all aid projects and programs funded through any channel in peace operation host countries.</w:t>
      </w:r>
    </w:p>
    <w:p w14:paraId="000000DA" w14:textId="77777777" w:rsidR="007D10DD" w:rsidRDefault="007D10DD"/>
    <w:p w14:paraId="3FDCB916" w14:textId="77777777" w:rsidR="007D7B41" w:rsidRDefault="00000000">
      <w:pPr>
        <w:rPr>
          <w:ins w:id="322" w:author="Julie Radomski" w:date="2024-08-16T22:15:00Z" w16du:dateUtc="2024-08-17T02:15:00Z"/>
        </w:rPr>
      </w:pPr>
      <w:r>
        <w:t>We use several variables from the OECD CRS data</w:t>
      </w:r>
      <w:del w:id="323" w:author="Julie Radomski" w:date="2024-08-16T22:09:00Z" w16du:dateUtc="2024-08-17T02:09:00Z">
        <w:r w:rsidDel="00967D99">
          <w:delText>. One notable element is</w:delText>
        </w:r>
      </w:del>
      <w:ins w:id="324" w:author="Julie Radomski" w:date="2024-08-16T22:09:00Z" w16du:dateUtc="2024-08-17T02:09:00Z">
        <w:r w:rsidR="00967D99">
          <w:t>, including</w:t>
        </w:r>
      </w:ins>
      <w:r>
        <w:t xml:space="preserve"> project start and end years. Our network data are temporal and </w:t>
      </w:r>
      <w:ins w:id="325" w:author="Julie Radomski" w:date="2024-08-16T22:09:00Z" w16du:dateUtc="2024-08-17T02:09:00Z">
        <w:r w:rsidR="00967D99">
          <w:t xml:space="preserve">thus </w:t>
        </w:r>
      </w:ins>
      <w:r>
        <w:t>require accurate timing for organization presence in peace operation host countries.</w:t>
      </w:r>
      <w:del w:id="326" w:author="Julie Radomski" w:date="2024-08-16T22:10:00Z" w16du:dateUtc="2024-08-17T02:10:00Z">
        <w:r w:rsidDel="007D7B41">
          <w:delText xml:space="preserve"> For data reliability, we code our network based on when relationships/edges among actors begin and end in projects</w:delText>
        </w:r>
      </w:del>
      <w:r>
        <w:t xml:space="preserve">. In the OECD CRS data, reporters publish project “start” and “end” dates, “commitment” dates, and disbursements that occur within the report year. These four different dates present an </w:t>
      </w:r>
      <w:del w:id="327" w:author="Julie Radomski" w:date="2024-08-16T22:10:00Z" w16du:dateUtc="2024-08-17T02:10:00Z">
        <w:r w:rsidDel="007D7B41">
          <w:delText xml:space="preserve">issue </w:delText>
        </w:r>
      </w:del>
      <w:ins w:id="328" w:author="Julie Radomski" w:date="2024-08-16T22:10:00Z" w16du:dateUtc="2024-08-17T02:10:00Z">
        <w:r w:rsidR="007D7B41">
          <w:t xml:space="preserve">challenge </w:t>
        </w:r>
      </w:ins>
      <w:r>
        <w:t xml:space="preserve">in identifying </w:t>
      </w:r>
      <w:r>
        <w:rPr>
          <w:i/>
        </w:rPr>
        <w:t>when</w:t>
      </w:r>
      <w:r>
        <w:t xml:space="preserve"> projects </w:t>
      </w:r>
      <w:del w:id="329" w:author="Julie Radomski" w:date="2024-08-16T22:10:00Z" w16du:dateUtc="2024-08-17T02:10:00Z">
        <w:r w:rsidDel="007D7B41">
          <w:delText xml:space="preserve">actually </w:delText>
        </w:r>
      </w:del>
      <w:r>
        <w:t xml:space="preserve">begin and end. </w:t>
      </w:r>
    </w:p>
    <w:p w14:paraId="2A403016" w14:textId="77777777" w:rsidR="007D7B41" w:rsidRDefault="007D7B41">
      <w:pPr>
        <w:rPr>
          <w:ins w:id="330" w:author="Julie Radomski" w:date="2024-08-16T22:15:00Z" w16du:dateUtc="2024-08-17T02:15:00Z"/>
        </w:rPr>
      </w:pPr>
    </w:p>
    <w:p w14:paraId="000000DB" w14:textId="48900645" w:rsidR="007D10DD" w:rsidDel="007D7B41" w:rsidRDefault="00000000" w:rsidP="007D7B41">
      <w:pPr>
        <w:rPr>
          <w:del w:id="331" w:author="Julie Radomski" w:date="2024-08-16T22:15:00Z" w16du:dateUtc="2024-08-17T02:15:00Z"/>
        </w:rPr>
      </w:pPr>
      <w:r>
        <w:t>While much of the literature on foreign aid uses commitment data, and by extension commitment dates, we focus on provided start and end years as well as disbursement data.</w:t>
      </w:r>
      <w:ins w:id="332" w:author="Julie Radomski" w:date="2024-08-16T22:15:00Z" w16du:dateUtc="2024-08-17T02:15:00Z">
        <w:r w:rsidR="007D7B41">
          <w:t xml:space="preserve"> </w:t>
        </w:r>
      </w:ins>
    </w:p>
    <w:p w14:paraId="000000DC" w14:textId="77777777" w:rsidR="007D10DD" w:rsidDel="007D7B41" w:rsidRDefault="007D10DD" w:rsidP="007D7B41">
      <w:pPr>
        <w:rPr>
          <w:del w:id="333" w:author="Julie Radomski" w:date="2024-08-16T22:15:00Z" w16du:dateUtc="2024-08-17T02:15:00Z"/>
        </w:rPr>
      </w:pPr>
    </w:p>
    <w:p w14:paraId="000000DD" w14:textId="076E1631" w:rsidR="007D10DD" w:rsidRDefault="00000000" w:rsidP="007D7B41">
      <w:del w:id="334" w:author="Julie Radomski" w:date="2024-08-16T22:16:00Z" w16du:dateUtc="2024-08-17T02:16:00Z">
        <w:r w:rsidDel="007D7B41">
          <w:delText xml:space="preserve">We carry out two steps to identify project years in CRS. </w:delText>
        </w:r>
        <w:commentRangeStart w:id="335"/>
        <w:r w:rsidDel="007D7B41">
          <w:delText>First, we take the reported “Expected Start Dates” and “Completion Dates” for projects when that data is available</w:delText>
        </w:r>
      </w:del>
      <w:commentRangeEnd w:id="335"/>
      <w:r w:rsidR="007D7B41">
        <w:rPr>
          <w:rStyle w:val="CommentReference"/>
        </w:rPr>
        <w:commentReference w:id="335"/>
      </w:r>
      <w:del w:id="336" w:author="Julie Radomski" w:date="2024-08-16T22:16:00Z" w16du:dateUtc="2024-08-17T02:16:00Z">
        <w:r w:rsidDel="007D7B41">
          <w:delText xml:space="preserve">. </w:delText>
        </w:r>
      </w:del>
      <w:del w:id="337" w:author="Julie Radomski" w:date="2024-08-16T22:11:00Z" w16du:dateUtc="2024-08-17T02:11:00Z">
        <w:r w:rsidDel="007D7B41">
          <w:delText xml:space="preserve">While this information is not a priority for OECD for publishing this data, it is a mandatory field for reporters. </w:delText>
        </w:r>
      </w:del>
      <w:commentRangeStart w:id="338"/>
      <w:r>
        <w:t>Importantly, the reported start and end dates for projects may be outside of the report year.</w:t>
      </w:r>
      <w:r>
        <w:rPr>
          <w:vertAlign w:val="superscript"/>
        </w:rPr>
        <w:footnoteReference w:id="23"/>
      </w:r>
      <w:r>
        <w:t xml:space="preserve"> </w:t>
      </w:r>
      <w:commentRangeEnd w:id="338"/>
      <w:r w:rsidR="007D7B41">
        <w:rPr>
          <w:rStyle w:val="CommentReference"/>
        </w:rPr>
        <w:commentReference w:id="338"/>
      </w:r>
      <w:r>
        <w:t xml:space="preserve">While the “Commitment Date” </w:t>
      </w:r>
      <w:r>
        <w:lastRenderedPageBreak/>
        <w:t xml:space="preserve">may identify the first year of the project, the Expected Start Date gives us a better idea of when the project is </w:t>
      </w:r>
      <w:r>
        <w:rPr>
          <w:i/>
        </w:rPr>
        <w:t>expected</w:t>
      </w:r>
      <w:r>
        <w:t xml:space="preserve"> to be implemented or funds </w:t>
      </w:r>
      <w:r>
        <w:rPr>
          <w:i/>
        </w:rPr>
        <w:t>expected</w:t>
      </w:r>
      <w:r>
        <w:t xml:space="preserve"> to be disbursed. Some projects have discrepancies in their reporting of disbursements or commitments to OECD CRS (these </w:t>
      </w:r>
      <w:r>
        <w:rPr>
          <w:i/>
        </w:rPr>
        <w:t>actual</w:t>
      </w:r>
      <w:r>
        <w:t xml:space="preserve"> disbursements or commitments occur in the report year) compared to the Expected Start Dates and Completion Dates. Thus, </w:t>
      </w:r>
      <w:ins w:id="339" w:author="Julie Radomski" w:date="2024-08-16T22:16:00Z" w16du:dateUtc="2024-08-17T02:16:00Z">
        <w:r w:rsidR="007D7B41">
          <w:t xml:space="preserve">when it is available </w:t>
        </w:r>
      </w:ins>
      <w:r>
        <w:t xml:space="preserve">we use </w:t>
      </w:r>
      <w:del w:id="340" w:author="Julie Radomski" w:date="2024-08-16T22:16:00Z" w16du:dateUtc="2024-08-17T02:16:00Z">
        <w:r w:rsidDel="007D7B41">
          <w:delText xml:space="preserve">this </w:delText>
        </w:r>
      </w:del>
      <w:ins w:id="341" w:author="Julie Radomski" w:date="2024-08-16T22:16:00Z" w16du:dateUtc="2024-08-17T02:16:00Z">
        <w:r w:rsidR="007D7B41">
          <w:t>“Expected Start Dates” and “Completion Dates”</w:t>
        </w:r>
        <w:r w:rsidR="007D7B41" w:rsidDel="007D7B41">
          <w:t xml:space="preserve"> </w:t>
        </w:r>
      </w:ins>
      <w:del w:id="342" w:author="Julie Radomski" w:date="2024-08-16T22:16:00Z" w16du:dateUtc="2024-08-17T02:16:00Z">
        <w:r w:rsidDel="007D7B41">
          <w:delText>first</w:delText>
        </w:r>
      </w:del>
      <w:r>
        <w:t xml:space="preserve"> to identify when projects begin and end.</w:t>
      </w:r>
    </w:p>
    <w:p w14:paraId="000000DE" w14:textId="77777777" w:rsidR="007D10DD" w:rsidRDefault="007D10DD"/>
    <w:p w14:paraId="000000DF" w14:textId="2EF0C436" w:rsidR="007D10DD" w:rsidRDefault="00000000">
      <w:del w:id="343" w:author="Julie Radomski" w:date="2024-08-16T22:15:00Z" w16du:dateUtc="2024-08-17T02:15:00Z">
        <w:r w:rsidDel="007D7B41">
          <w:delText>Then, w</w:delText>
        </w:r>
      </w:del>
      <w:ins w:id="344" w:author="Julie Radomski" w:date="2024-08-16T22:15:00Z" w16du:dateUtc="2024-08-17T02:15:00Z">
        <w:r w:rsidR="007D7B41">
          <w:t>W</w:t>
        </w:r>
      </w:ins>
      <w:r>
        <w:t xml:space="preserve">hen start/end dates are not reported, we match CRS IDs (unique identifier of projects) across report years to identify the first and last years that projects appear in the data. This identified first year </w:t>
      </w:r>
      <w:del w:id="345" w:author="Julie Radomski" w:date="2024-08-16T22:18:00Z" w16du:dateUtc="2024-08-17T02:18:00Z">
        <w:r w:rsidDel="007D7B41">
          <w:delText xml:space="preserve">can </w:delText>
        </w:r>
      </w:del>
      <w:ins w:id="346" w:author="Julie Radomski" w:date="2024-08-16T22:18:00Z" w16du:dateUtc="2024-08-17T02:18:00Z">
        <w:r w:rsidR="007D7B41">
          <w:t xml:space="preserve">may </w:t>
        </w:r>
      </w:ins>
      <w:r>
        <w:t xml:space="preserve">either represent the first year of commitment from the donor or the first year of disbursement. Regardless of whether it represents the former or latter, it signals that a relationship began between the donor and recipient organization </w:t>
      </w:r>
      <w:commentRangeStart w:id="347"/>
      <w:r>
        <w:t>(Channel Reported Name</w:t>
      </w:r>
      <w:commentRangeEnd w:id="347"/>
      <w:r w:rsidR="007D7B41">
        <w:rPr>
          <w:rStyle w:val="CommentReference"/>
        </w:rPr>
        <w:commentReference w:id="347"/>
      </w:r>
      <w:del w:id="348" w:author="Julie Radomski" w:date="2024-08-16T22:19:00Z" w16du:dateUtc="2024-08-17T02:19:00Z">
        <w:r w:rsidDel="007D7B41">
          <w:delText>), which is how we identify edges in our network data</w:delText>
        </w:r>
      </w:del>
      <w:r>
        <w:t>. Following this logic, when the “Expected” and “Completion” dates are not present, we identify the</w:t>
      </w:r>
      <w:del w:id="349" w:author="Julie Radomski" w:date="2024-08-16T22:19:00Z" w16du:dateUtc="2024-08-17T02:19:00Z">
        <w:r w:rsidDel="007D7B41">
          <w:delText xml:space="preserve"> minimum</w:delText>
        </w:r>
      </w:del>
      <w:ins w:id="350" w:author="Julie Radomski" w:date="2024-08-16T22:19:00Z" w16du:dateUtc="2024-08-17T02:19:00Z">
        <w:r w:rsidR="007D7B41">
          <w:t xml:space="preserve"> earliest</w:t>
        </w:r>
      </w:ins>
      <w:r>
        <w:t xml:space="preserve"> year that a project appears in the CRS data as the start year and the </w:t>
      </w:r>
      <w:del w:id="351" w:author="Julie Radomski" w:date="2024-08-16T22:19:00Z" w16du:dateUtc="2024-08-17T02:19:00Z">
        <w:r w:rsidDel="007D7B41">
          <w:delText xml:space="preserve">maximum </w:delText>
        </w:r>
      </w:del>
      <w:ins w:id="352" w:author="Julie Radomski" w:date="2024-08-16T22:19:00Z" w16du:dateUtc="2024-08-17T02:19:00Z">
        <w:r w:rsidR="007D7B41">
          <w:t xml:space="preserve">latest </w:t>
        </w:r>
      </w:ins>
      <w:r>
        <w:t>as the end year. We do this</w:t>
      </w:r>
      <w:del w:id="353" w:author="Julie Radomski" w:date="2024-08-16T22:20:00Z" w16du:dateUtc="2024-08-17T02:20:00Z">
        <w:r w:rsidDel="007D7B41">
          <w:delText xml:space="preserve"> method</w:delText>
        </w:r>
      </w:del>
      <w:r>
        <w:t xml:space="preserve"> rather than using the “commitment dates”</w:t>
      </w:r>
      <w:del w:id="354" w:author="Julie Radomski" w:date="2024-08-16T22:20:00Z" w16du:dateUtc="2024-08-17T02:20:00Z">
        <w:r w:rsidDel="007D7B41">
          <w:delText xml:space="preserve"> field</w:delText>
        </w:r>
      </w:del>
      <w:del w:id="355" w:author="Julie Radomski" w:date="2024-08-16T22:21:00Z" w16du:dateUtc="2024-08-17T02:21:00Z">
        <w:r w:rsidDel="00B678F2">
          <w:delText>, as</w:delText>
        </w:r>
      </w:del>
      <w:ins w:id="356" w:author="Julie Radomski" w:date="2024-08-16T22:21:00Z" w16du:dateUtc="2024-08-17T02:21:00Z">
        <w:r w:rsidR="00B678F2">
          <w:t xml:space="preserve"> because</w:t>
        </w:r>
      </w:ins>
      <w:r>
        <w:t xml:space="preserve"> that field suffers from</w:t>
      </w:r>
      <w:del w:id="357" w:author="Julie Radomski" w:date="2024-08-16T22:20:00Z" w16du:dateUtc="2024-08-17T02:20:00Z">
        <w:r w:rsidDel="007D7B41">
          <w:delText xml:space="preserve"> the most</w:delText>
        </w:r>
      </w:del>
      <w:r>
        <w:t xml:space="preserve"> frequent reporting errors; </w:t>
      </w:r>
      <w:del w:id="358" w:author="Julie Radomski" w:date="2024-08-16T22:21:00Z" w16du:dateUtc="2024-08-17T02:21:00Z">
        <w:r w:rsidDel="00B678F2">
          <w:delText xml:space="preserve">additionally, </w:delText>
        </w:r>
      </w:del>
      <w:r>
        <w:t>disbursement data is better reported than commitment data since 2010.</w:t>
      </w:r>
      <w:r>
        <w:rPr>
          <w:vertAlign w:val="superscript"/>
        </w:rPr>
        <w:footnoteReference w:id="24"/>
      </w:r>
    </w:p>
    <w:p w14:paraId="000000E0" w14:textId="77777777" w:rsidR="007D10DD" w:rsidRDefault="007D10DD"/>
    <w:p w14:paraId="000000E1" w14:textId="3FA5CE91" w:rsidR="007D10DD" w:rsidRDefault="00000000">
      <w:commentRangeStart w:id="359"/>
      <w:r>
        <w:t xml:space="preserve">As mentioned, many of the countries listed in Table 1 also report to IATI. </w:t>
      </w:r>
      <w:commentRangeEnd w:id="359"/>
      <w:r w:rsidR="00D10BB5">
        <w:rPr>
          <w:rStyle w:val="CommentReference"/>
        </w:rPr>
        <w:commentReference w:id="359"/>
      </w:r>
      <w:r>
        <w:t xml:space="preserve">There are two major limitations to the data reported in IATI. First, the data are not audited nor checked for duplicate and/or accurate reporting. Thus, there is no process to resolve severe misreporting errors, undermining data quality. Additionally, because IATI acts as a datastore, projects and programs may be double- or triple-reported by different actors at different stages of projects. While this would likely not affect the core network structure </w:t>
      </w:r>
      <w:ins w:id="360" w:author="Julie Radomski" w:date="2024-08-16T22:24:00Z" w16du:dateUtc="2024-08-17T02:24:00Z">
        <w:r w:rsidR="00C05567">
          <w:t xml:space="preserve">that </w:t>
        </w:r>
      </w:ins>
      <w:r>
        <w:t>we are focused on</w:t>
      </w:r>
      <w:ins w:id="361" w:author="Julie Radomski" w:date="2024-08-16T22:24:00Z" w16du:dateUtc="2024-08-17T02:24:00Z">
        <w:r w:rsidR="00C05567">
          <w:t xml:space="preserve"> capturing</w:t>
        </w:r>
      </w:ins>
      <w:r>
        <w:t>, it does affect analyses.</w:t>
      </w:r>
      <w:r>
        <w:rPr>
          <w:vertAlign w:val="superscript"/>
        </w:rPr>
        <w:footnoteReference w:id="25"/>
      </w:r>
      <w:r>
        <w:t xml:space="preserve"> Second, the data have inconsistent temporal and spatial coverage. IATI relies on voluntary reporting by agencies or ministries, which means adoption rates vary </w:t>
      </w:r>
      <w:del w:id="363" w:author="Julie Radomski" w:date="2024-08-16T22:24:00Z" w16du:dateUtc="2024-08-17T02:24:00Z">
        <w:r w:rsidDel="00C05567">
          <w:delText xml:space="preserve">over the last ten years </w:delText>
        </w:r>
      </w:del>
      <w:r>
        <w:t>and cover a patchwork of government agencies</w:t>
      </w:r>
      <w:del w:id="364" w:author="Julie Radomski" w:date="2024-08-16T22:25:00Z" w16du:dateUtc="2024-08-17T02:25:00Z">
        <w:r w:rsidDel="00C05567">
          <w:delText xml:space="preserve"> which provide bilateral aid</w:delText>
        </w:r>
      </w:del>
      <w:r>
        <w:t>. For example, Lithuania only reported aid from 2014 to 2017 in IATI, and Switzerland since 2013. The United Kingdom has each of its agencies report separately to IATI, with varying coverage by agency. Thus, it is more reliable to use the OECD CRS data for bilateral aid data.</w:t>
      </w:r>
    </w:p>
    <w:p w14:paraId="000000E2" w14:textId="77777777" w:rsidR="007D10DD" w:rsidRDefault="007D10DD"/>
    <w:p w14:paraId="000000E3" w14:textId="4D37AE3B" w:rsidR="007D10DD" w:rsidRDefault="00000000">
      <w:del w:id="365" w:author="Julie Radomski" w:date="2024-08-16T22:26:00Z" w16du:dateUtc="2024-08-17T02:26:00Z">
        <w:r w:rsidDel="00C05567">
          <w:delText xml:space="preserve">One argument is that </w:delText>
        </w:r>
      </w:del>
      <w:r>
        <w:t xml:space="preserve">IATI data </w:t>
      </w:r>
      <w:del w:id="366" w:author="Julie Radomski" w:date="2024-08-16T22:26:00Z" w16du:dateUtc="2024-08-17T02:26:00Z">
        <w:r w:rsidDel="00C05567">
          <w:delText xml:space="preserve">can </w:delText>
        </w:r>
      </w:del>
      <w:ins w:id="367" w:author="Julie Radomski" w:date="2024-08-16T22:26:00Z" w16du:dateUtc="2024-08-17T02:26:00Z">
        <w:r w:rsidR="00C05567">
          <w:t xml:space="preserve">could </w:t>
        </w:r>
      </w:ins>
      <w:r>
        <w:t xml:space="preserve">be used to capture bilateral donors who do not report to the OECD CRS – </w:t>
      </w:r>
      <w:del w:id="368" w:author="Julie Radomski" w:date="2024-08-16T22:29:00Z" w16du:dateUtc="2024-08-17T02:29:00Z">
        <w:r w:rsidDel="00C05567">
          <w:delText xml:space="preserve">including </w:delText>
        </w:r>
      </w:del>
      <w:ins w:id="369" w:author="Julie Radomski" w:date="2024-08-16T22:29:00Z" w16du:dateUtc="2024-08-17T02:29:00Z">
        <w:r w:rsidR="00C05567">
          <w:t xml:space="preserve">namely </w:t>
        </w:r>
      </w:ins>
      <w:del w:id="370" w:author="Julie Radomski" w:date="2024-08-16T22:28:00Z" w16du:dateUtc="2024-08-17T02:28:00Z">
        <w:r w:rsidDel="00C05567">
          <w:delText xml:space="preserve">IATI publishers </w:delText>
        </w:r>
      </w:del>
      <w:r>
        <w:t xml:space="preserve">Mali, Benin, Mozambique, Lebanon, and Kenya. Upon further inspection, </w:t>
      </w:r>
      <w:ins w:id="371" w:author="Julie Radomski" w:date="2024-08-16T22:26:00Z" w16du:dateUtc="2024-08-17T02:26:00Z">
        <w:r w:rsidR="00C05567">
          <w:t xml:space="preserve">however, </w:t>
        </w:r>
      </w:ins>
      <w:r>
        <w:t xml:space="preserve">these governments do not report </w:t>
      </w:r>
      <w:del w:id="372" w:author="Julie Radomski" w:date="2024-08-16T22:26:00Z" w16du:dateUtc="2024-08-17T02:26:00Z">
        <w:r w:rsidDel="00C05567">
          <w:rPr>
            <w:i/>
          </w:rPr>
          <w:delText>useful</w:delText>
        </w:r>
        <w:r w:rsidDel="00C05567">
          <w:delText xml:space="preserve"> nor </w:delText>
        </w:r>
      </w:del>
      <w:r>
        <w:rPr>
          <w:i/>
        </w:rPr>
        <w:t xml:space="preserve">comprehensive </w:t>
      </w:r>
      <w:r>
        <w:t>data to IAT</w:t>
      </w:r>
      <w:ins w:id="373" w:author="Julie Radomski" w:date="2024-08-16T22:26:00Z" w16du:dateUtc="2024-08-17T02:26:00Z">
        <w:r w:rsidR="00C05567">
          <w:t>.</w:t>
        </w:r>
      </w:ins>
      <w:del w:id="374" w:author="Julie Radomski" w:date="2024-08-16T22:26:00Z" w16du:dateUtc="2024-08-17T02:26:00Z">
        <w:r w:rsidDel="00C05567">
          <w:delText>I,</w:delText>
        </w:r>
      </w:del>
      <w:r>
        <w:t xml:space="preserve"> </w:t>
      </w:r>
      <w:del w:id="375" w:author="Julie Radomski" w:date="2024-08-16T22:26:00Z" w16du:dateUtc="2024-08-17T02:26:00Z">
        <w:r w:rsidDel="00C05567">
          <w:delText xml:space="preserve">rather </w:delText>
        </w:r>
      </w:del>
      <w:ins w:id="376" w:author="Julie Radomski" w:date="2024-08-16T22:26:00Z" w16du:dateUtc="2024-08-17T02:26:00Z">
        <w:r w:rsidR="00C05567">
          <w:t xml:space="preserve">Rather, </w:t>
        </w:r>
      </w:ins>
      <w:r>
        <w:t xml:space="preserve">they cover a handful of </w:t>
      </w:r>
      <w:ins w:id="377" w:author="Julie Radomski" w:date="2024-08-16T22:26:00Z" w16du:dateUtc="2024-08-17T02:26:00Z">
        <w:r w:rsidR="00C05567">
          <w:t>externally</w:t>
        </w:r>
      </w:ins>
      <w:ins w:id="378" w:author="Julie Radomski" w:date="2024-08-16T22:27:00Z" w16du:dateUtc="2024-08-17T02:27:00Z">
        <w:r w:rsidR="00C05567">
          <w:t xml:space="preserve"> </w:t>
        </w:r>
      </w:ins>
      <w:ins w:id="379" w:author="Julie Radomski" w:date="2024-08-16T22:26:00Z" w16du:dateUtc="2024-08-17T02:26:00Z">
        <w:r w:rsidR="00C05567">
          <w:t xml:space="preserve">funded </w:t>
        </w:r>
      </w:ins>
      <w:r>
        <w:t xml:space="preserve">projects </w:t>
      </w:r>
      <w:del w:id="380" w:author="Julie Radomski" w:date="2024-08-16T22:27:00Z" w16du:dateUtc="2024-08-17T02:27:00Z">
        <w:r w:rsidDel="00C05567">
          <w:delText xml:space="preserve">externally funded </w:delText>
        </w:r>
      </w:del>
      <w:r>
        <w:t>or</w:t>
      </w:r>
      <w:del w:id="381" w:author="Julie Radomski" w:date="2024-08-16T22:27:00Z" w16du:dateUtc="2024-08-17T02:27:00Z">
        <w:r w:rsidDel="00C05567">
          <w:delText xml:space="preserve"> report</w:delText>
        </w:r>
      </w:del>
      <w:r>
        <w:t xml:space="preserve"> a singular activity which encompasses a broader goal of the reporting agency’s programming. For example, the Kenya National Commission on Human Rights is a publisher in IATI</w:t>
      </w:r>
      <w:del w:id="382" w:author="Julie Radomski" w:date="2024-08-16T22:27:00Z" w16du:dateUtc="2024-08-17T02:27:00Z">
        <w:r w:rsidDel="00C05567">
          <w:delText xml:space="preserve"> –</w:delText>
        </w:r>
      </w:del>
      <w:r>
        <w:t xml:space="preserve"> yet only reports one activity seven times, “Enhancing Access to Justice; Rule of Law and Accountability for Human Rights Violations.”</w:t>
      </w:r>
      <w:r>
        <w:rPr>
          <w:vertAlign w:val="superscript"/>
        </w:rPr>
        <w:footnoteReference w:id="26"/>
      </w:r>
      <w:r>
        <w:t xml:space="preserve"> </w:t>
      </w:r>
      <w:del w:id="383" w:author="Julie Radomski" w:date="2024-08-16T22:28:00Z" w16du:dateUtc="2024-08-17T02:28:00Z">
        <w:r w:rsidDel="00C05567">
          <w:delText>This is s</w:delText>
        </w:r>
      </w:del>
      <w:ins w:id="384" w:author="Julie Radomski" w:date="2024-08-16T22:28:00Z" w16du:dateUtc="2024-08-17T02:28:00Z">
        <w:r w:rsidR="00C05567">
          <w:t>S</w:t>
        </w:r>
      </w:ins>
      <w:r>
        <w:t xml:space="preserve">imilar </w:t>
      </w:r>
      <w:ins w:id="385" w:author="Julie Radomski" w:date="2024-08-16T22:28:00Z" w16du:dateUtc="2024-08-17T02:28:00Z">
        <w:r w:rsidR="00C05567">
          <w:t xml:space="preserve">issues are present </w:t>
        </w:r>
      </w:ins>
      <w:r>
        <w:t>across the</w:t>
      </w:r>
      <w:ins w:id="386" w:author="Julie Radomski" w:date="2024-08-16T22:28:00Z" w16du:dateUtc="2024-08-17T02:28:00Z">
        <w:r w:rsidR="00C05567">
          <w:t xml:space="preserve"> aforementioned</w:t>
        </w:r>
      </w:ins>
      <w:del w:id="387" w:author="Julie Radomski" w:date="2024-08-16T22:28:00Z" w16du:dateUtc="2024-08-17T02:28:00Z">
        <w:r w:rsidDel="00C05567">
          <w:delText>se</w:delText>
        </w:r>
      </w:del>
      <w:r>
        <w:t xml:space="preserve"> five countries</w:t>
      </w:r>
      <w:ins w:id="388" w:author="Julie Radomski" w:date="2024-08-16T22:28:00Z" w16du:dateUtc="2024-08-17T02:28:00Z">
        <w:r w:rsidR="00C05567">
          <w:t>’ reporting to</w:t>
        </w:r>
      </w:ins>
      <w:del w:id="389" w:author="Julie Radomski" w:date="2024-08-16T22:28:00Z" w16du:dateUtc="2024-08-17T02:28:00Z">
        <w:r w:rsidDel="00C05567">
          <w:delText xml:space="preserve"> in</w:delText>
        </w:r>
      </w:del>
      <w:r>
        <w:t xml:space="preserve"> IATI</w:t>
      </w:r>
      <w:del w:id="390" w:author="Julie Radomski" w:date="2024-08-16T22:29:00Z" w16du:dateUtc="2024-08-17T02:29:00Z">
        <w:r w:rsidDel="00C05567">
          <w:delText>, which are the only publishers designed “governments” in IATI outside of the CRS reporting countries</w:delText>
        </w:r>
      </w:del>
      <w:r>
        <w:t>.</w:t>
      </w:r>
    </w:p>
    <w:p w14:paraId="000000E4" w14:textId="77777777" w:rsidR="007D10DD" w:rsidRDefault="007D10DD"/>
    <w:p w14:paraId="5D9F9F70" w14:textId="7BD7B292" w:rsidR="00F1388C" w:rsidRDefault="00000000">
      <w:pPr>
        <w:rPr>
          <w:ins w:id="391" w:author="Julie Radomski" w:date="2024-08-16T22:41:00Z" w16du:dateUtc="2024-08-17T02:41:00Z"/>
        </w:rPr>
      </w:pPr>
      <w:r>
        <w:t xml:space="preserve">To cover additional countries’ bilateral aid, there are limited data options. </w:t>
      </w:r>
      <w:proofErr w:type="spellStart"/>
      <w:r>
        <w:t>AidData</w:t>
      </w:r>
      <w:proofErr w:type="spellEnd"/>
      <w:r>
        <w:t xml:space="preserve"> does not provide enough coverage to justify its use. </w:t>
      </w:r>
      <w:del w:id="392" w:author="Julie Radomski" w:date="2024-08-16T22:30:00Z" w16du:dateUtc="2024-08-17T02:30:00Z">
        <w:r w:rsidDel="00C05567">
          <w:delText xml:space="preserve">That </w:delText>
        </w:r>
      </w:del>
      <w:proofErr w:type="spellStart"/>
      <w:ins w:id="393" w:author="Julie Radomski" w:date="2024-08-16T22:30:00Z" w16du:dateUtc="2024-08-17T02:30:00Z">
        <w:r w:rsidR="00C05567">
          <w:t>AidData</w:t>
        </w:r>
      </w:ins>
      <w:proofErr w:type="spellEnd"/>
      <w:del w:id="394" w:author="Julie Radomski" w:date="2024-08-16T22:30:00Z" w16du:dateUtc="2024-08-17T02:30:00Z">
        <w:r w:rsidDel="00C05567">
          <w:delText>dataset</w:delText>
        </w:r>
      </w:del>
      <w:r>
        <w:t xml:space="preserve"> collates information from both OECD CRS and IATI</w:t>
      </w:r>
      <w:ins w:id="395" w:author="Julie Radomski" w:date="2024-08-16T22:36:00Z" w16du:dateUtc="2024-08-17T02:36:00Z">
        <w:r w:rsidR="002B782B">
          <w:t>,</w:t>
        </w:r>
      </w:ins>
      <w:r>
        <w:t xml:space="preserve"> </w:t>
      </w:r>
      <w:del w:id="396" w:author="Julie Radomski" w:date="2024-08-16T22:36:00Z" w16du:dateUtc="2024-08-17T02:36:00Z">
        <w:r w:rsidDel="002B782B">
          <w:delText xml:space="preserve">and </w:delText>
        </w:r>
      </w:del>
      <w:r>
        <w:t>supplement</w:t>
      </w:r>
      <w:ins w:id="397" w:author="Julie Radomski" w:date="2024-08-16T22:36:00Z" w16du:dateUtc="2024-08-17T02:36:00Z">
        <w:r w:rsidR="002B782B">
          <w:t>ing</w:t>
        </w:r>
      </w:ins>
      <w:del w:id="398" w:author="Julie Radomski" w:date="2024-08-16T22:36:00Z" w16du:dateUtc="2024-08-17T02:36:00Z">
        <w:r w:rsidDel="002B782B">
          <w:delText>s</w:delText>
        </w:r>
      </w:del>
      <w:r>
        <w:t xml:space="preserve"> it with Aid Information Management Systems data from individual countries as well as their own media-based collection strategy for additional aid flows. With this said, </w:t>
      </w:r>
      <w:proofErr w:type="gramStart"/>
      <w:r>
        <w:t>the majority of</w:t>
      </w:r>
      <w:proofErr w:type="gramEnd"/>
      <w:r>
        <w:t xml:space="preserve"> data for </w:t>
      </w:r>
      <w:del w:id="399" w:author="Julie Radomski" w:date="2024-08-16T22:37:00Z" w16du:dateUtc="2024-08-17T02:37:00Z">
        <w:r w:rsidDel="002B782B">
          <w:delText xml:space="preserve">covered </w:delText>
        </w:r>
      </w:del>
      <w:r>
        <w:t xml:space="preserve">scope years </w:t>
      </w:r>
      <w:del w:id="400" w:author="Julie Radomski" w:date="2024-08-16T22:37:00Z" w16du:dateUtc="2024-08-17T02:37:00Z">
        <w:r w:rsidDel="002B782B">
          <w:delText xml:space="preserve">will </w:delText>
        </w:r>
      </w:del>
      <w:r>
        <w:t xml:space="preserve">overlap with </w:t>
      </w:r>
      <w:del w:id="401" w:author="Julie Radomski" w:date="2024-08-16T22:37:00Z" w16du:dateUtc="2024-08-17T02:37:00Z">
        <w:r w:rsidDel="002B782B">
          <w:delText xml:space="preserve">the </w:delText>
        </w:r>
      </w:del>
      <w:r>
        <w:t xml:space="preserve">OECD CRS information we already incorporate. </w:t>
      </w:r>
      <w:proofErr w:type="spellStart"/>
      <w:r>
        <w:t>AidData</w:t>
      </w:r>
      <w:proofErr w:type="spellEnd"/>
      <w:r>
        <w:t xml:space="preserve"> also lacks </w:t>
      </w:r>
      <w:r>
        <w:lastRenderedPageBreak/>
        <w:t>regular</w:t>
      </w:r>
      <w:del w:id="402" w:author="Julie Radomski" w:date="2024-08-16T22:38:00Z" w16du:dateUtc="2024-08-17T02:38:00Z">
        <w:r w:rsidDel="002B782B">
          <w:delText>ized</w:delText>
        </w:r>
      </w:del>
      <w:r>
        <w:t xml:space="preserve"> updates</w:t>
      </w:r>
      <w:ins w:id="403" w:author="Julie Radomski" w:date="2024-08-16T22:38:00Z" w16du:dateUtc="2024-08-17T02:38:00Z">
        <w:r w:rsidR="002B782B">
          <w:t>.</w:t>
        </w:r>
      </w:ins>
      <w:del w:id="404" w:author="Julie Radomski" w:date="2024-08-16T22:38:00Z" w16du:dateUtc="2024-08-17T02:38:00Z">
        <w:r w:rsidDel="002B782B">
          <w:delText>,</w:delText>
        </w:r>
      </w:del>
      <w:r>
        <w:t xml:space="preserve"> </w:t>
      </w:r>
      <w:del w:id="405" w:author="Julie Radomski" w:date="2024-08-16T22:38:00Z" w16du:dateUtc="2024-08-17T02:38:00Z">
        <w:r w:rsidDel="002B782B">
          <w:delText>with t</w:delText>
        </w:r>
      </w:del>
      <w:ins w:id="406" w:author="Julie Radomski" w:date="2024-08-16T22:38:00Z" w16du:dateUtc="2024-08-17T02:38:00Z">
        <w:r w:rsidR="002B782B">
          <w:t>T</w:t>
        </w:r>
      </w:ins>
      <w:r>
        <w:t xml:space="preserve">he last publicly available dataset </w:t>
      </w:r>
      <w:ins w:id="407" w:author="Julie Radomski" w:date="2024-08-16T22:38:00Z" w16du:dateUtc="2024-08-17T02:38:00Z">
        <w:r w:rsidR="002B782B">
          <w:t>was releas</w:t>
        </w:r>
      </w:ins>
      <w:ins w:id="408" w:author="Julie Radomski" w:date="2024-08-16T22:39:00Z" w16du:dateUtc="2024-08-17T02:39:00Z">
        <w:r w:rsidR="002B782B">
          <w:t xml:space="preserve">ed </w:t>
        </w:r>
      </w:ins>
      <w:r>
        <w:t>in 2014</w:t>
      </w:r>
      <w:ins w:id="409" w:author="Julie Radomski" w:date="2024-08-16T22:39:00Z" w16du:dateUtc="2024-08-17T02:39:00Z">
        <w:r w:rsidR="002B782B">
          <w:t>, whereas</w:t>
        </w:r>
      </w:ins>
      <w:del w:id="410" w:author="Julie Radomski" w:date="2024-08-16T22:39:00Z" w16du:dateUtc="2024-08-17T02:39:00Z">
        <w:r w:rsidDel="002B782B">
          <w:delText>. This is not a feasible data source for the full scope of the Networks of Influence project, as</w:delText>
        </w:r>
      </w:del>
      <w:r>
        <w:t xml:space="preserve"> 16 of our 20 </w:t>
      </w:r>
      <w:ins w:id="411" w:author="Julie Radomski" w:date="2024-08-16T22:39:00Z" w16du:dateUtc="2024-08-17T02:39:00Z">
        <w:r w:rsidR="002B782B">
          <w:t xml:space="preserve">scope </w:t>
        </w:r>
      </w:ins>
      <w:r>
        <w:t xml:space="preserve">countries have peace operations that extend past 2014. Thus, we would be missing access to </w:t>
      </w:r>
      <w:del w:id="412" w:author="Julie Radomski" w:date="2024-08-16T22:39:00Z" w16du:dateUtc="2024-08-17T02:39:00Z">
        <w:r w:rsidDel="002B782B">
          <w:delText xml:space="preserve">this </w:delText>
        </w:r>
      </w:del>
      <w:r>
        <w:t xml:space="preserve">information for over half of our country years. </w:t>
      </w:r>
      <w:ins w:id="413" w:author="Julie Radomski" w:date="2024-08-16T22:43:00Z" w16du:dateUtc="2024-08-17T02:43:00Z">
        <w:r w:rsidR="00F1388C">
          <w:t xml:space="preserve">Because of these data limitations, the Networks of Influence dataset is limited in its scope of bilateral aid actors and agencies. Our data only </w:t>
        </w:r>
        <w:proofErr w:type="gramStart"/>
        <w:r w:rsidR="00F1388C">
          <w:t>cover</w:t>
        </w:r>
        <w:proofErr w:type="gramEnd"/>
        <w:r w:rsidR="00F1388C">
          <w:t xml:space="preserve"> those bilateral actors which report to the OECD CRS. Data users should consider this selection criteria when utilizing the Networks of Influence dataset.</w:t>
        </w:r>
      </w:ins>
    </w:p>
    <w:p w14:paraId="3337B4F6" w14:textId="77777777" w:rsidR="00F1388C" w:rsidRDefault="00F1388C">
      <w:pPr>
        <w:rPr>
          <w:ins w:id="414" w:author="Julie Radomski" w:date="2024-08-16T22:41:00Z" w16du:dateUtc="2024-08-17T02:41:00Z"/>
        </w:rPr>
      </w:pPr>
    </w:p>
    <w:p w14:paraId="000000E5" w14:textId="108D81C5" w:rsidR="007D10DD" w:rsidDel="00F1388C" w:rsidRDefault="00000000">
      <w:pPr>
        <w:rPr>
          <w:del w:id="415" w:author="Julie Radomski" w:date="2024-08-16T22:43:00Z" w16du:dateUtc="2024-08-17T02:43:00Z"/>
        </w:rPr>
      </w:pPr>
      <w:proofErr w:type="spellStart"/>
      <w:r>
        <w:t>AidData</w:t>
      </w:r>
      <w:proofErr w:type="spellEnd"/>
      <w:r>
        <w:t xml:space="preserve"> offers alternative datasets, including the Tracking Underreported Financial Flows (TUFF) data for a handful of countries – but this suffers from similar temporal restrictions. TUFF datasets for Indian aid flows are truncated in 2014 and limited in recipients, and the data for Chinese aid flows end in 2017. </w:t>
      </w:r>
      <w:bookmarkStart w:id="416" w:name="_Hlk174740599"/>
      <w:del w:id="417" w:author="Julie Radomski" w:date="2024-08-16T22:43:00Z" w16du:dateUtc="2024-08-17T02:43:00Z">
        <w:r w:rsidDel="00F1388C">
          <w:delText>Because of these data limitations, the Networks of Influence dataset is limited in its scope of bilateral aid actors and agencies. Our data only cover those bilateral actors which report to the OECD CRS. Data users should consider this selection criteria when utilizing the Networks of Influence dataset.</w:delText>
        </w:r>
      </w:del>
    </w:p>
    <w:bookmarkEnd w:id="416"/>
    <w:p w14:paraId="000000E6" w14:textId="77777777" w:rsidR="007D10DD" w:rsidDel="00F1388C" w:rsidRDefault="007D10DD">
      <w:pPr>
        <w:rPr>
          <w:del w:id="418" w:author="Julie Radomski" w:date="2024-08-16T22:43:00Z" w16du:dateUtc="2024-08-17T02:43:00Z"/>
        </w:rPr>
      </w:pPr>
    </w:p>
    <w:p w14:paraId="000000E7" w14:textId="7ED6A99D" w:rsidR="007D10DD" w:rsidRDefault="00000000">
      <w:r>
        <w:t xml:space="preserve">While the TUFF data is not available for our entire scope, </w:t>
      </w:r>
      <w:del w:id="419" w:author="Julie Radomski" w:date="2024-08-16T22:40:00Z" w16du:dateUtc="2024-08-17T02:40:00Z">
        <w:r w:rsidDel="002B782B">
          <w:delText>there is some overlap that we incorporate in versions of the data. W</w:delText>
        </w:r>
      </w:del>
      <w:ins w:id="420" w:author="Julie Radomski" w:date="2024-08-16T22:40:00Z" w16du:dateUtc="2024-08-17T02:40:00Z">
        <w:r w:rsidR="002B782B">
          <w:t>w</w:t>
        </w:r>
      </w:ins>
      <w:r>
        <w:t xml:space="preserve">e </w:t>
      </w:r>
      <w:commentRangeStart w:id="421"/>
      <w:r>
        <w:t xml:space="preserve">use </w:t>
      </w:r>
      <w:commentRangeEnd w:id="421"/>
      <w:r w:rsidR="00F1388C">
        <w:rPr>
          <w:rStyle w:val="CommentReference"/>
        </w:rPr>
        <w:commentReference w:id="421"/>
      </w:r>
      <w:r>
        <w:t>limited TUFF data in four case study countries to account for these additional aid flows.</w:t>
      </w:r>
      <w:r>
        <w:rPr>
          <w:vertAlign w:val="superscript"/>
        </w:rPr>
        <w:footnoteReference w:id="27"/>
      </w:r>
      <w:r>
        <w:t xml:space="preserve"> We use the China TUFF data for projects funded in Sudan from 2005 to 2011 during UNMIS, in Nepal from 2007 to 2010 during UNMIN, in Côte d'Ivoire from 2010 to 2017 during UNOCI, and in Burundi from 2006 to 2015 during BINUB, BNUB, and MENUB. We select these cases because the years of the peace operation overlap with the available TUFF China data, and the peace operations offer natural breakpoints in the TUFF data.</w:t>
      </w:r>
    </w:p>
    <w:p w14:paraId="000000E8" w14:textId="77777777" w:rsidR="007D10DD" w:rsidRDefault="007D10DD"/>
    <w:tbl>
      <w:tblPr>
        <w:tblStyle w:val="a0"/>
        <w:tblW w:w="9349" w:type="dxa"/>
        <w:tblLayout w:type="fixed"/>
        <w:tblLook w:val="0400" w:firstRow="0" w:lastRow="0" w:firstColumn="0" w:lastColumn="0" w:noHBand="0" w:noVBand="1"/>
      </w:tblPr>
      <w:tblGrid>
        <w:gridCol w:w="1690"/>
        <w:gridCol w:w="1792"/>
        <w:gridCol w:w="1519"/>
        <w:gridCol w:w="1557"/>
        <w:gridCol w:w="1401"/>
        <w:gridCol w:w="1390"/>
      </w:tblGrid>
      <w:tr w:rsidR="007D10DD" w14:paraId="56AD2A34" w14:textId="77777777">
        <w:tc>
          <w:tcPr>
            <w:tcW w:w="9350" w:type="dxa"/>
            <w:gridSpan w:val="6"/>
            <w:tcBorders>
              <w:bottom w:val="single" w:sz="4" w:space="0" w:color="000000"/>
            </w:tcBorders>
          </w:tcPr>
          <w:p w14:paraId="000000E9" w14:textId="77777777" w:rsidR="007D10DD" w:rsidRDefault="00000000">
            <w:pPr>
              <w:jc w:val="center"/>
            </w:pPr>
            <w:r>
              <w:t>TUFF Data Scope</w:t>
            </w:r>
          </w:p>
        </w:tc>
      </w:tr>
      <w:tr w:rsidR="007D10DD" w14:paraId="41651E29" w14:textId="77777777">
        <w:tc>
          <w:tcPr>
            <w:tcW w:w="1691" w:type="dxa"/>
            <w:tcBorders>
              <w:bottom w:val="single" w:sz="4" w:space="0" w:color="000000"/>
            </w:tcBorders>
          </w:tcPr>
          <w:p w14:paraId="000000EF" w14:textId="77777777" w:rsidR="007D10DD" w:rsidRDefault="00000000">
            <w:r>
              <w:t>Country</w:t>
            </w:r>
          </w:p>
        </w:tc>
        <w:tc>
          <w:tcPr>
            <w:tcW w:w="1792" w:type="dxa"/>
            <w:tcBorders>
              <w:bottom w:val="single" w:sz="4" w:space="0" w:color="000000"/>
            </w:tcBorders>
          </w:tcPr>
          <w:p w14:paraId="000000F0" w14:textId="77777777" w:rsidR="007D10DD" w:rsidRDefault="00000000">
            <w:r>
              <w:t>Peace Operation(s)</w:t>
            </w:r>
          </w:p>
        </w:tc>
        <w:tc>
          <w:tcPr>
            <w:tcW w:w="1519" w:type="dxa"/>
            <w:tcBorders>
              <w:bottom w:val="single" w:sz="4" w:space="0" w:color="000000"/>
            </w:tcBorders>
          </w:tcPr>
          <w:p w14:paraId="000000F1" w14:textId="77777777" w:rsidR="007D10DD" w:rsidRDefault="00000000">
            <w:r>
              <w:t>Years</w:t>
            </w:r>
          </w:p>
        </w:tc>
        <w:tc>
          <w:tcPr>
            <w:tcW w:w="1557" w:type="dxa"/>
            <w:tcBorders>
              <w:bottom w:val="single" w:sz="4" w:space="0" w:color="000000"/>
            </w:tcBorders>
          </w:tcPr>
          <w:p w14:paraId="000000F2" w14:textId="77777777" w:rsidR="007D10DD" w:rsidRDefault="00000000">
            <w:r>
              <w:t>TUFF Data</w:t>
            </w:r>
          </w:p>
        </w:tc>
        <w:tc>
          <w:tcPr>
            <w:tcW w:w="1401" w:type="dxa"/>
            <w:tcBorders>
              <w:bottom w:val="single" w:sz="4" w:space="0" w:color="000000"/>
            </w:tcBorders>
          </w:tcPr>
          <w:p w14:paraId="000000F3" w14:textId="77777777" w:rsidR="007D10DD" w:rsidRDefault="00000000">
            <w:r>
              <w:t>Number of Projects</w:t>
            </w:r>
          </w:p>
        </w:tc>
        <w:tc>
          <w:tcPr>
            <w:tcW w:w="1390" w:type="dxa"/>
            <w:tcBorders>
              <w:bottom w:val="single" w:sz="4" w:space="0" w:color="000000"/>
            </w:tcBorders>
          </w:tcPr>
          <w:p w14:paraId="000000F4" w14:textId="77777777" w:rsidR="007D10DD" w:rsidRDefault="00000000">
            <w:r>
              <w:t>Total $ Reported</w:t>
            </w:r>
            <w:r>
              <w:rPr>
                <w:vertAlign w:val="superscript"/>
              </w:rPr>
              <w:footnoteReference w:id="28"/>
            </w:r>
          </w:p>
        </w:tc>
      </w:tr>
      <w:tr w:rsidR="007D10DD" w14:paraId="5F42ED59" w14:textId="77777777">
        <w:tc>
          <w:tcPr>
            <w:tcW w:w="1691" w:type="dxa"/>
            <w:tcBorders>
              <w:top w:val="single" w:sz="4" w:space="0" w:color="000000"/>
            </w:tcBorders>
          </w:tcPr>
          <w:p w14:paraId="000000F5" w14:textId="77777777" w:rsidR="007D10DD" w:rsidRDefault="00000000">
            <w:r>
              <w:t>Sudan</w:t>
            </w:r>
          </w:p>
        </w:tc>
        <w:tc>
          <w:tcPr>
            <w:tcW w:w="1792" w:type="dxa"/>
            <w:tcBorders>
              <w:top w:val="single" w:sz="4" w:space="0" w:color="000000"/>
            </w:tcBorders>
          </w:tcPr>
          <w:p w14:paraId="000000F6" w14:textId="77777777" w:rsidR="007D10DD" w:rsidRDefault="00000000">
            <w:r>
              <w:t>UNMIS</w:t>
            </w:r>
          </w:p>
        </w:tc>
        <w:tc>
          <w:tcPr>
            <w:tcW w:w="1519" w:type="dxa"/>
            <w:tcBorders>
              <w:top w:val="single" w:sz="4" w:space="0" w:color="000000"/>
            </w:tcBorders>
          </w:tcPr>
          <w:p w14:paraId="000000F7" w14:textId="77777777" w:rsidR="007D10DD" w:rsidRDefault="00000000">
            <w:r>
              <w:t>2005—2011</w:t>
            </w:r>
          </w:p>
        </w:tc>
        <w:tc>
          <w:tcPr>
            <w:tcW w:w="1557" w:type="dxa"/>
            <w:tcBorders>
              <w:top w:val="single" w:sz="4" w:space="0" w:color="000000"/>
            </w:tcBorders>
          </w:tcPr>
          <w:p w14:paraId="000000F8" w14:textId="77777777" w:rsidR="007D10DD" w:rsidRDefault="00000000">
            <w:r>
              <w:t>China</w:t>
            </w:r>
          </w:p>
        </w:tc>
        <w:tc>
          <w:tcPr>
            <w:tcW w:w="1401" w:type="dxa"/>
            <w:tcBorders>
              <w:top w:val="single" w:sz="4" w:space="0" w:color="000000"/>
            </w:tcBorders>
          </w:tcPr>
          <w:p w14:paraId="000000F9" w14:textId="77777777" w:rsidR="007D10DD" w:rsidRDefault="00000000">
            <w:r>
              <w:t>64</w:t>
            </w:r>
          </w:p>
        </w:tc>
        <w:tc>
          <w:tcPr>
            <w:tcW w:w="1390" w:type="dxa"/>
            <w:tcBorders>
              <w:top w:val="single" w:sz="4" w:space="0" w:color="000000"/>
            </w:tcBorders>
          </w:tcPr>
          <w:p w14:paraId="000000FA" w14:textId="77777777" w:rsidR="007D10DD" w:rsidRDefault="00000000">
            <w:r>
              <w:t>$5979.32M</w:t>
            </w:r>
          </w:p>
        </w:tc>
      </w:tr>
      <w:tr w:rsidR="007D10DD" w14:paraId="25986319" w14:textId="77777777">
        <w:tc>
          <w:tcPr>
            <w:tcW w:w="1691" w:type="dxa"/>
          </w:tcPr>
          <w:p w14:paraId="000000FB" w14:textId="77777777" w:rsidR="007D10DD" w:rsidRDefault="00000000">
            <w:r>
              <w:t>Burundi</w:t>
            </w:r>
          </w:p>
        </w:tc>
        <w:tc>
          <w:tcPr>
            <w:tcW w:w="1792" w:type="dxa"/>
          </w:tcPr>
          <w:p w14:paraId="000000FC" w14:textId="77777777" w:rsidR="007D10DD" w:rsidRDefault="00000000">
            <w:r>
              <w:t>BINUB, BNUB, MENUB</w:t>
            </w:r>
          </w:p>
        </w:tc>
        <w:tc>
          <w:tcPr>
            <w:tcW w:w="1519" w:type="dxa"/>
          </w:tcPr>
          <w:p w14:paraId="000000FD" w14:textId="77777777" w:rsidR="007D10DD" w:rsidRDefault="00000000">
            <w:r>
              <w:t>2006—2015</w:t>
            </w:r>
          </w:p>
        </w:tc>
        <w:tc>
          <w:tcPr>
            <w:tcW w:w="1557" w:type="dxa"/>
          </w:tcPr>
          <w:p w14:paraId="000000FE" w14:textId="77777777" w:rsidR="007D10DD" w:rsidRDefault="00000000">
            <w:r>
              <w:t>China</w:t>
            </w:r>
          </w:p>
        </w:tc>
        <w:tc>
          <w:tcPr>
            <w:tcW w:w="1401" w:type="dxa"/>
          </w:tcPr>
          <w:p w14:paraId="000000FF" w14:textId="77777777" w:rsidR="007D10DD" w:rsidRDefault="00000000">
            <w:r>
              <w:t>45</w:t>
            </w:r>
          </w:p>
        </w:tc>
        <w:tc>
          <w:tcPr>
            <w:tcW w:w="1390" w:type="dxa"/>
          </w:tcPr>
          <w:p w14:paraId="00000100" w14:textId="77777777" w:rsidR="007D10DD" w:rsidRDefault="00000000">
            <w:r>
              <w:t>$162.10M</w:t>
            </w:r>
          </w:p>
        </w:tc>
      </w:tr>
      <w:tr w:rsidR="007D10DD" w14:paraId="621E81E8" w14:textId="77777777">
        <w:tc>
          <w:tcPr>
            <w:tcW w:w="1691" w:type="dxa"/>
          </w:tcPr>
          <w:p w14:paraId="00000101" w14:textId="77777777" w:rsidR="007D10DD" w:rsidRDefault="00000000">
            <w:r>
              <w:t>Nepal</w:t>
            </w:r>
          </w:p>
        </w:tc>
        <w:tc>
          <w:tcPr>
            <w:tcW w:w="1792" w:type="dxa"/>
          </w:tcPr>
          <w:p w14:paraId="00000102" w14:textId="77777777" w:rsidR="007D10DD" w:rsidRDefault="00000000">
            <w:r>
              <w:t>UNMIN</w:t>
            </w:r>
          </w:p>
        </w:tc>
        <w:tc>
          <w:tcPr>
            <w:tcW w:w="1519" w:type="dxa"/>
          </w:tcPr>
          <w:p w14:paraId="00000103" w14:textId="77777777" w:rsidR="007D10DD" w:rsidRDefault="00000000">
            <w:r>
              <w:t>2007—2010</w:t>
            </w:r>
          </w:p>
        </w:tc>
        <w:tc>
          <w:tcPr>
            <w:tcW w:w="1557" w:type="dxa"/>
          </w:tcPr>
          <w:p w14:paraId="00000104" w14:textId="77777777" w:rsidR="007D10DD" w:rsidRDefault="00000000">
            <w:r>
              <w:t>China</w:t>
            </w:r>
          </w:p>
        </w:tc>
        <w:tc>
          <w:tcPr>
            <w:tcW w:w="1401" w:type="dxa"/>
          </w:tcPr>
          <w:p w14:paraId="00000105" w14:textId="77777777" w:rsidR="007D10DD" w:rsidRDefault="00000000">
            <w:r>
              <w:t>11</w:t>
            </w:r>
          </w:p>
        </w:tc>
        <w:tc>
          <w:tcPr>
            <w:tcW w:w="1390" w:type="dxa"/>
          </w:tcPr>
          <w:p w14:paraId="00000106" w14:textId="77777777" w:rsidR="007D10DD" w:rsidRDefault="00000000">
            <w:r>
              <w:t>$184.67M</w:t>
            </w:r>
          </w:p>
        </w:tc>
      </w:tr>
      <w:tr w:rsidR="007D10DD" w14:paraId="476A9A97" w14:textId="77777777">
        <w:tc>
          <w:tcPr>
            <w:tcW w:w="1691" w:type="dxa"/>
          </w:tcPr>
          <w:p w14:paraId="00000107" w14:textId="77777777" w:rsidR="007D10DD" w:rsidRDefault="00000000">
            <w:r>
              <w:t>Côte d'Ivoire</w:t>
            </w:r>
          </w:p>
        </w:tc>
        <w:tc>
          <w:tcPr>
            <w:tcW w:w="1792" w:type="dxa"/>
          </w:tcPr>
          <w:p w14:paraId="00000108" w14:textId="77777777" w:rsidR="007D10DD" w:rsidRDefault="00000000">
            <w:r>
              <w:t>UNOCI</w:t>
            </w:r>
          </w:p>
        </w:tc>
        <w:tc>
          <w:tcPr>
            <w:tcW w:w="1519" w:type="dxa"/>
          </w:tcPr>
          <w:p w14:paraId="00000109" w14:textId="77777777" w:rsidR="007D10DD" w:rsidRDefault="00000000">
            <w:r>
              <w:t>2010—2017</w:t>
            </w:r>
          </w:p>
        </w:tc>
        <w:tc>
          <w:tcPr>
            <w:tcW w:w="1557" w:type="dxa"/>
          </w:tcPr>
          <w:p w14:paraId="0000010A" w14:textId="77777777" w:rsidR="007D10DD" w:rsidRDefault="00000000">
            <w:r>
              <w:t>China</w:t>
            </w:r>
          </w:p>
        </w:tc>
        <w:tc>
          <w:tcPr>
            <w:tcW w:w="1401" w:type="dxa"/>
          </w:tcPr>
          <w:p w14:paraId="0000010B" w14:textId="77777777" w:rsidR="007D10DD" w:rsidRDefault="00000000">
            <w:r>
              <w:t>34</w:t>
            </w:r>
          </w:p>
        </w:tc>
        <w:tc>
          <w:tcPr>
            <w:tcW w:w="1390" w:type="dxa"/>
          </w:tcPr>
          <w:p w14:paraId="0000010C" w14:textId="77777777" w:rsidR="007D10DD" w:rsidRDefault="00000000">
            <w:r>
              <w:t>$1801.89M</w:t>
            </w:r>
          </w:p>
        </w:tc>
      </w:tr>
    </w:tbl>
    <w:p w14:paraId="0000010D" w14:textId="77777777" w:rsidR="007D10DD" w:rsidRDefault="00000000">
      <w:r>
        <w:t xml:space="preserve"> </w:t>
      </w:r>
    </w:p>
    <w:p w14:paraId="0000010E" w14:textId="77777777" w:rsidR="007D10DD" w:rsidRDefault="007D10DD"/>
    <w:p w14:paraId="0000010F" w14:textId="77777777" w:rsidR="007D10DD" w:rsidRDefault="00000000" w:rsidP="00AC074A">
      <w:pPr>
        <w:pStyle w:val="Heading2"/>
      </w:pPr>
      <w:bookmarkStart w:id="422" w:name="_Toc174874603"/>
      <w:r>
        <w:t>Multilateral Donors</w:t>
      </w:r>
      <w:bookmarkEnd w:id="422"/>
    </w:p>
    <w:p w14:paraId="00000110" w14:textId="3530A318" w:rsidR="007D10DD" w:rsidRDefault="00000000">
      <w:r>
        <w:t xml:space="preserve">We use a combination of the OECD CRS and IATI data to capture </w:t>
      </w:r>
      <w:del w:id="423" w:author="Julie Radomski" w:date="2024-08-16T22:43:00Z" w16du:dateUtc="2024-08-17T02:43:00Z">
        <w:r w:rsidDel="00F1388C">
          <w:delText xml:space="preserve">many </w:delText>
        </w:r>
      </w:del>
      <w:r>
        <w:t>multilateral donors</w:t>
      </w:r>
      <w:del w:id="424" w:author="Julie Radomski" w:date="2024-08-16T22:43:00Z" w16du:dateUtc="2024-08-17T02:43:00Z">
        <w:r w:rsidDel="00F1388C">
          <w:delText>, and</w:delText>
        </w:r>
      </w:del>
      <w:ins w:id="425" w:author="Julie Radomski" w:date="2024-08-16T22:43:00Z" w16du:dateUtc="2024-08-17T02:43:00Z">
        <w:r w:rsidR="00F1388C">
          <w:t>.</w:t>
        </w:r>
      </w:ins>
      <w:r>
        <w:t xml:space="preserve"> </w:t>
      </w:r>
      <w:del w:id="426" w:author="Julie Radomski" w:date="2024-08-16T22:43:00Z" w16du:dateUtc="2024-08-17T02:43:00Z">
        <w:r w:rsidDel="00F1388C">
          <w:delText xml:space="preserve">we </w:delText>
        </w:r>
      </w:del>
      <w:ins w:id="427" w:author="Julie Radomski" w:date="2024-08-16T22:43:00Z" w16du:dateUtc="2024-08-17T02:43:00Z">
        <w:r w:rsidR="00F1388C">
          <w:t xml:space="preserve">We </w:t>
        </w:r>
      </w:ins>
      <w:r>
        <w:t>use Multi-Partner Trust Fund (MPTF) documentation to capture UN-led pooled funds. For organizations that report to both the CRS and IATI, we default to using the CRS data for all the benefits described in the previous sectio</w:t>
      </w:r>
      <w:ins w:id="428" w:author="Cavero Sanchez, Cecilia" w:date="2024-09-18T07:40:00Z" w16du:dateUtc="2024-09-18T11:40:00Z">
        <w:r w:rsidR="00010EA8">
          <w:t xml:space="preserve">n: </w:t>
        </w:r>
      </w:ins>
      <w:del w:id="429" w:author="Cavero Sanchez, Cecilia" w:date="2024-09-18T07:40:00Z" w16du:dateUtc="2024-09-18T11:40:00Z">
        <w:r w:rsidDel="00010EA8">
          <w:delText xml:space="preserve">n (specifically for </w:delText>
        </w:r>
      </w:del>
      <w:r>
        <w:t>completeness, validation across donors, and reliability across years</w:t>
      </w:r>
      <w:del w:id="430" w:author="Cavero Sanchez, Cecilia" w:date="2024-09-18T07:40:00Z" w16du:dateUtc="2024-09-18T11:40:00Z">
        <w:r w:rsidDel="00010EA8">
          <w:delText>)</w:delText>
        </w:r>
      </w:del>
      <w:ins w:id="431" w:author="Julie Radomski" w:date="2024-08-16T22:44:00Z" w16du:dateUtc="2024-08-17T02:44:00Z">
        <w:r w:rsidR="00F1388C">
          <w:t>.</w:t>
        </w:r>
      </w:ins>
      <w:ins w:id="432" w:author="Cavero Sanchez, Cecilia" w:date="2024-09-18T07:40:00Z" w16du:dateUtc="2024-09-18T11:40:00Z">
        <w:r w:rsidR="00010EA8">
          <w:t xml:space="preserve"> </w:t>
        </w:r>
      </w:ins>
      <w:del w:id="433" w:author="Julie Radomski" w:date="2024-08-16T22:44:00Z" w16du:dateUtc="2024-08-17T02:44:00Z">
        <w:r w:rsidDel="00F1388C">
          <w:delText xml:space="preserve">, but we still </w:delText>
        </w:r>
      </w:del>
      <w:ins w:id="434" w:author="Julie Radomski" w:date="2024-08-16T22:44:00Z" w16du:dateUtc="2024-08-17T02:44:00Z">
        <w:r w:rsidR="00F1388C">
          <w:t xml:space="preserve">Nevertheless, we </w:t>
        </w:r>
      </w:ins>
      <w:r>
        <w:t xml:space="preserve">compare reporting in IATI to OECD CRS for all multilaterals </w:t>
      </w:r>
      <w:del w:id="435" w:author="Cavero Sanchez, Cecilia" w:date="2024-09-18T07:40:00Z" w16du:dateUtc="2024-09-18T11:40:00Z">
        <w:r w:rsidDel="00010EA8">
          <w:delText xml:space="preserve">and </w:delText>
        </w:r>
      </w:del>
      <w:ins w:id="436" w:author="Julie Radomski" w:date="2024-08-16T22:44:00Z" w16du:dateUtc="2024-08-17T02:44:00Z">
        <w:r w:rsidR="00F1388C">
          <w:t>to evaluate</w:t>
        </w:r>
      </w:ins>
      <w:del w:id="437" w:author="Julie Radomski" w:date="2024-08-16T22:44:00Z" w16du:dateUtc="2024-08-17T02:44:00Z">
        <w:r w:rsidDel="00F1388C">
          <w:delText>decide</w:delText>
        </w:r>
      </w:del>
      <w:r>
        <w:t xml:space="preserve"> which source offers more complete information within our scope</w:t>
      </w:r>
      <w:ins w:id="438" w:author="Julie Radomski" w:date="2024-08-16T22:45:00Z" w16du:dateUtc="2024-08-17T02:45:00Z">
        <w:r w:rsidR="00F1388C">
          <w:t xml:space="preserve"> years and countries</w:t>
        </w:r>
      </w:ins>
      <w:r>
        <w:t xml:space="preserve">. Looking at all cross-national data (not bounded by our scope), there are 58 multilateral donors </w:t>
      </w:r>
      <w:del w:id="439" w:author="Julie Radomski" w:date="2024-08-16T22:45:00Z" w16du:dateUtc="2024-08-17T02:45:00Z">
        <w:r w:rsidDel="00F1388C">
          <w:delText xml:space="preserve">which </w:delText>
        </w:r>
      </w:del>
      <w:ins w:id="440" w:author="Julie Radomski" w:date="2024-08-16T22:45:00Z" w16du:dateUtc="2024-08-17T02:45:00Z">
        <w:r w:rsidR="00F1388C">
          <w:t xml:space="preserve">that </w:t>
        </w:r>
      </w:ins>
      <w:r>
        <w:t xml:space="preserve">report to IATI and 64 </w:t>
      </w:r>
      <w:del w:id="441" w:author="Julie Radomski" w:date="2024-08-16T22:45:00Z" w16du:dateUtc="2024-08-17T02:45:00Z">
        <w:r w:rsidDel="00F1388C">
          <w:delText xml:space="preserve">which </w:delText>
        </w:r>
      </w:del>
      <w:ins w:id="442" w:author="Julie Radomski" w:date="2024-08-16T22:45:00Z" w16du:dateUtc="2024-08-17T02:45:00Z">
        <w:r w:rsidR="00F1388C">
          <w:t xml:space="preserve">that </w:t>
        </w:r>
      </w:ins>
      <w:r>
        <w:t>report to</w:t>
      </w:r>
      <w:del w:id="443" w:author="Julie Radomski" w:date="2024-08-16T22:45:00Z" w16du:dateUtc="2024-08-17T02:45:00Z">
        <w:r w:rsidDel="00F1388C">
          <w:delText xml:space="preserve"> the</w:delText>
        </w:r>
      </w:del>
      <w:r>
        <w:t xml:space="preserve"> OECD CRS, for a total of 90 multilaterals after accounting for </w:t>
      </w:r>
      <w:ins w:id="444" w:author="Julie Radomski" w:date="2024-08-16T22:46:00Z" w16du:dateUtc="2024-08-17T02:46:00Z">
        <w:r w:rsidR="00F1388C">
          <w:t xml:space="preserve">the </w:t>
        </w:r>
      </w:ins>
      <w:r>
        <w:t>31 overlapping</w:t>
      </w:r>
      <w:ins w:id="445" w:author="Julie Radomski" w:date="2024-08-16T22:46:00Z" w16du:dateUtc="2024-08-17T02:46:00Z">
        <w:r w:rsidR="00F1388C">
          <w:t xml:space="preserve"> donors</w:t>
        </w:r>
      </w:ins>
      <w:r>
        <w:t>.</w:t>
      </w:r>
      <w:r>
        <w:rPr>
          <w:vertAlign w:val="superscript"/>
        </w:rPr>
        <w:footnoteReference w:id="29"/>
      </w:r>
      <w:r>
        <w:t xml:space="preserve"> In addition to the multilaterals in IATI and CRS</w:t>
      </w:r>
      <w:commentRangeStart w:id="446"/>
      <w:r>
        <w:t xml:space="preserve">, we code information for UN MPTFs and Joint Programs (JPs). </w:t>
      </w:r>
      <w:commentRangeEnd w:id="446"/>
      <w:r w:rsidR="00F1388C">
        <w:rPr>
          <w:rStyle w:val="CommentReference"/>
        </w:rPr>
        <w:commentReference w:id="446"/>
      </w:r>
      <w:r>
        <w:t xml:space="preserve">There are 70 multi-partner trust funds and joint programs active within our scope </w:t>
      </w:r>
      <w:r>
        <w:lastRenderedPageBreak/>
        <w:t>countries and timeframes</w:t>
      </w:r>
      <w:ins w:id="447" w:author="Julie Radomski" w:date="2024-08-16T22:47:00Z" w16du:dateUtc="2024-08-17T02:47:00Z">
        <w:r w:rsidR="00F1388C">
          <w:t>,</w:t>
        </w:r>
      </w:ins>
      <w:r>
        <w:t xml:space="preserve"> </w:t>
      </w:r>
      <w:del w:id="448" w:author="Julie Radomski" w:date="2024-08-16T22:47:00Z" w16du:dateUtc="2024-08-17T02:47:00Z">
        <w:r w:rsidDel="00F1388C">
          <w:delText xml:space="preserve">– for </w:delText>
        </w:r>
      </w:del>
      <w:r>
        <w:t xml:space="preserve">a total of 158 multilateral donors. We exclude 34 organizations due to lack of </w:t>
      </w:r>
      <w:commentRangeStart w:id="449"/>
      <w:r>
        <w:t>coverage</w:t>
      </w:r>
      <w:del w:id="450" w:author="Julie Radomski" w:date="2024-08-16T22:48:00Z" w16du:dateUtc="2024-08-17T02:48:00Z">
        <w:r w:rsidDel="00F1388C">
          <w:delText xml:space="preserve"> </w:delText>
        </w:r>
      </w:del>
      <w:commentRangeEnd w:id="449"/>
      <w:r w:rsidR="00F1388C">
        <w:rPr>
          <w:rStyle w:val="CommentReference"/>
        </w:rPr>
        <w:commentReference w:id="449"/>
      </w:r>
      <w:del w:id="451" w:author="Julie Radomski" w:date="2024-08-16T22:48:00Z" w16du:dateUtc="2024-08-17T02:48:00Z">
        <w:r w:rsidDel="00F1388C">
          <w:delText>or scope</w:delText>
        </w:r>
      </w:del>
      <w:r>
        <w:t xml:space="preserve">. </w:t>
      </w:r>
      <w:del w:id="452" w:author="Cavero Sanchez, Cecilia" w:date="2024-09-18T07:41:00Z" w16du:dateUtc="2024-09-18T11:41:00Z">
        <w:r w:rsidDel="00697EEC">
          <w:delText>Thus, t</w:delText>
        </w:r>
      </w:del>
      <w:ins w:id="453" w:author="Cavero Sanchez, Cecilia" w:date="2024-09-18T07:41:00Z" w16du:dateUtc="2024-09-18T11:41:00Z">
        <w:r w:rsidR="00697EEC">
          <w:t>T</w:t>
        </w:r>
      </w:ins>
      <w:r>
        <w:t>here are</w:t>
      </w:r>
      <w:del w:id="454" w:author="Julie Radomski" w:date="2024-08-16T22:50:00Z" w16du:dateUtc="2024-08-17T02:50:00Z">
        <w:r w:rsidDel="00F1388C">
          <w:delText xml:space="preserve"> a total of</w:delText>
        </w:r>
      </w:del>
      <w:r>
        <w:t xml:space="preserve"> 124 multilateral donors </w:t>
      </w:r>
      <w:del w:id="455" w:author="Julie Radomski" w:date="2024-08-16T22:50:00Z" w16du:dateUtc="2024-08-17T02:50:00Z">
        <w:r w:rsidDel="00F1388C">
          <w:delText xml:space="preserve">that appear as donors </w:delText>
        </w:r>
      </w:del>
      <w:r>
        <w:t>in our data.</w:t>
      </w:r>
    </w:p>
    <w:p w14:paraId="00000111" w14:textId="77777777" w:rsidR="007D10DD" w:rsidRDefault="007D10DD"/>
    <w:p w14:paraId="00000112" w14:textId="748629B2" w:rsidR="007D10DD" w:rsidRDefault="00000000">
      <w:pPr>
        <w:rPr>
          <w:ins w:id="456" w:author="Cavero Sanchez, Cecilia" w:date="2024-09-18T07:41:00Z" w16du:dateUtc="2024-09-18T11:41:00Z"/>
        </w:rPr>
      </w:pPr>
      <w:del w:id="457" w:author="Julie Radomski" w:date="2024-08-16T22:51:00Z" w16du:dateUtc="2024-08-17T02:51:00Z">
        <w:r w:rsidDel="00F1388C">
          <w:delText>To determine which source is best when there is overlap between data sources, w</w:delText>
        </w:r>
      </w:del>
      <w:ins w:id="458" w:author="Julie Radomski" w:date="2024-08-16T22:51:00Z" w16du:dateUtc="2024-08-17T02:51:00Z">
        <w:r w:rsidR="00F1388C">
          <w:t>W</w:t>
        </w:r>
      </w:ins>
      <w:r>
        <w:t>e use</w:t>
      </w:r>
      <w:del w:id="459" w:author="Julie Radomski" w:date="2024-08-16T22:51:00Z" w16du:dateUtc="2024-08-17T02:51:00Z">
        <w:r w:rsidDel="00F1388C">
          <w:delText>d</w:delText>
        </w:r>
      </w:del>
      <w:r>
        <w:t xml:space="preserve"> the </w:t>
      </w:r>
      <w:ins w:id="460" w:author="Julie Radomski" w:date="2024-08-16T22:51:00Z" w16du:dateUtc="2024-08-17T02:51:00Z">
        <w:r w:rsidR="00F1388C">
          <w:t xml:space="preserve">following </w:t>
        </w:r>
      </w:ins>
      <w:r>
        <w:t xml:space="preserve">process </w:t>
      </w:r>
      <w:del w:id="461" w:author="Julie Radomski" w:date="2024-08-16T22:52:00Z" w16du:dateUtc="2024-08-17T02:52:00Z">
        <w:r w:rsidDel="00F1388C">
          <w:delText>below</w:delText>
        </w:r>
      </w:del>
      <w:ins w:id="462" w:author="Julie Radomski" w:date="2024-08-16T22:51:00Z" w16du:dateUtc="2024-08-17T02:51:00Z">
        <w:r w:rsidR="00F1388C">
          <w:t xml:space="preserve"> to determine which source to </w:t>
        </w:r>
      </w:ins>
      <w:ins w:id="463" w:author="Julie Radomski" w:date="2024-08-16T22:53:00Z" w16du:dateUtc="2024-08-17T02:53:00Z">
        <w:r w:rsidR="00A27088">
          <w:t>use</w:t>
        </w:r>
      </w:ins>
      <w:ins w:id="464" w:author="Julie Radomski" w:date="2024-08-16T22:51:00Z" w16du:dateUtc="2024-08-17T02:51:00Z">
        <w:r w:rsidR="00F1388C">
          <w:t xml:space="preserve"> when there is overlap in coverage</w:t>
        </w:r>
      </w:ins>
      <w:r>
        <w:t xml:space="preserve">. </w:t>
      </w:r>
      <w:del w:id="465" w:author="Julie Radomski" w:date="2024-08-16T22:53:00Z" w16du:dateUtc="2024-08-17T02:53:00Z">
        <w:r w:rsidDel="00A27088">
          <w:delText xml:space="preserve">When one organization reports to both IATI and CRS, we first determine the coverage within our scope for IATI reporting. OECD CRS reporting is regularly audited, so the expectation is that these data are more complete, and this is often validated through this process. </w:delText>
        </w:r>
      </w:del>
      <w:r>
        <w:t xml:space="preserve">Even though we assume CRS is a </w:t>
      </w:r>
      <w:r>
        <w:rPr>
          <w:i/>
        </w:rPr>
        <w:t>better</w:t>
      </w:r>
      <w:r>
        <w:t xml:space="preserve"> source, we still compare</w:t>
      </w:r>
      <w:del w:id="466" w:author="Julie Radomski" w:date="2024-08-16T22:53:00Z" w16du:dateUtc="2024-08-17T02:53:00Z">
        <w:r w:rsidDel="00A27088">
          <w:delText xml:space="preserve"> reporting</w:delText>
        </w:r>
      </w:del>
      <w:r>
        <w:t xml:space="preserve"> coverage for all </w:t>
      </w:r>
      <w:del w:id="467" w:author="Julie Radomski" w:date="2024-08-16T22:53:00Z" w16du:dateUtc="2024-08-17T02:53:00Z">
        <w:r w:rsidDel="00A27088">
          <w:delText xml:space="preserve">reporting </w:delText>
        </w:r>
      </w:del>
      <w:r>
        <w:t xml:space="preserve">organizations </w:t>
      </w:r>
      <w:del w:id="468" w:author="Julie Radomski" w:date="2024-08-16T22:53:00Z" w16du:dateUtc="2024-08-17T02:53:00Z">
        <w:r w:rsidDel="00A27088">
          <w:delText>which appear</w:delText>
        </w:r>
      </w:del>
      <w:ins w:id="469" w:author="Julie Radomski" w:date="2024-08-16T22:53:00Z" w16du:dateUtc="2024-08-17T02:53:00Z">
        <w:r w:rsidR="00A27088">
          <w:t>that report to</w:t>
        </w:r>
      </w:ins>
      <w:del w:id="470" w:author="Julie Radomski" w:date="2024-08-16T22:53:00Z" w16du:dateUtc="2024-08-17T02:53:00Z">
        <w:r w:rsidDel="00A27088">
          <w:delText xml:space="preserve"> in</w:delText>
        </w:r>
      </w:del>
      <w:r>
        <w:t xml:space="preserve"> both sources</w:t>
      </w:r>
      <w:del w:id="471" w:author="Julie Radomski" w:date="2024-08-16T22:54:00Z" w16du:dateUtc="2024-08-17T02:54:00Z">
        <w:r w:rsidDel="00A27088">
          <w:delText>. This process is as follows</w:delText>
        </w:r>
      </w:del>
      <w:r>
        <w:t>:</w:t>
      </w:r>
      <w:r>
        <w:rPr>
          <w:vertAlign w:val="superscript"/>
        </w:rPr>
        <w:footnoteReference w:id="30"/>
      </w:r>
    </w:p>
    <w:p w14:paraId="2469FC2D" w14:textId="77777777" w:rsidR="004163AA" w:rsidRDefault="004163AA"/>
    <w:p w14:paraId="00000113" w14:textId="77777777" w:rsidR="007D10DD" w:rsidRDefault="00000000">
      <w:pPr>
        <w:numPr>
          <w:ilvl w:val="0"/>
          <w:numId w:val="11"/>
        </w:numPr>
        <w:pBdr>
          <w:top w:val="nil"/>
          <w:left w:val="nil"/>
          <w:bottom w:val="nil"/>
          <w:right w:val="nil"/>
          <w:between w:val="nil"/>
        </w:pBdr>
        <w:rPr>
          <w:rFonts w:eastAsia="Garamond" w:cs="Garamond"/>
          <w:color w:val="000000"/>
          <w:sz w:val="22"/>
          <w:szCs w:val="22"/>
        </w:rPr>
      </w:pPr>
      <w:r>
        <w:rPr>
          <w:rFonts w:eastAsia="Garamond" w:cs="Garamond"/>
          <w:color w:val="000000"/>
        </w:rPr>
        <w:t>We use the IATI datastore to download all IATI data reported by multilateral organizations for our scope countries and time frames,</w:t>
      </w:r>
      <w:r>
        <w:rPr>
          <w:rFonts w:eastAsia="Garamond" w:cs="Garamond"/>
          <w:color w:val="000000"/>
          <w:vertAlign w:val="superscript"/>
        </w:rPr>
        <w:footnoteReference w:id="31"/>
      </w:r>
      <w:r>
        <w:rPr>
          <w:rFonts w:eastAsia="Garamond" w:cs="Garamond"/>
          <w:color w:val="000000"/>
        </w:rPr>
        <w:t xml:space="preserve"> then use an R script to extract the coverage years, total number of projects, and total disbursement.</w:t>
      </w:r>
    </w:p>
    <w:p w14:paraId="00000114" w14:textId="77777777" w:rsidR="007D10DD" w:rsidRDefault="00000000">
      <w:pPr>
        <w:numPr>
          <w:ilvl w:val="0"/>
          <w:numId w:val="11"/>
        </w:numPr>
        <w:pBdr>
          <w:top w:val="nil"/>
          <w:left w:val="nil"/>
          <w:bottom w:val="nil"/>
          <w:right w:val="nil"/>
          <w:between w:val="nil"/>
        </w:pBdr>
        <w:rPr>
          <w:rFonts w:eastAsia="Garamond" w:cs="Garamond"/>
          <w:color w:val="000000"/>
          <w:sz w:val="22"/>
          <w:szCs w:val="22"/>
        </w:rPr>
      </w:pPr>
      <w:r>
        <w:rPr>
          <w:rFonts w:eastAsia="Garamond" w:cs="Garamond"/>
          <w:color w:val="000000"/>
        </w:rPr>
        <w:t>We download all CRS data, then apply multiple R scripts to collapse projects into singular rows, subset the data based on scope country-years, and then apply the same R function to extract the coverage years, total number of projects, and total disbursement.</w:t>
      </w:r>
    </w:p>
    <w:p w14:paraId="00000115" w14:textId="58D398FC" w:rsidR="007D10DD" w:rsidRDefault="00A27088">
      <w:pPr>
        <w:numPr>
          <w:ilvl w:val="0"/>
          <w:numId w:val="11"/>
        </w:numPr>
        <w:pBdr>
          <w:top w:val="nil"/>
          <w:left w:val="nil"/>
          <w:bottom w:val="nil"/>
          <w:right w:val="nil"/>
          <w:between w:val="nil"/>
        </w:pBdr>
        <w:rPr>
          <w:rFonts w:eastAsia="Garamond" w:cs="Garamond"/>
          <w:color w:val="000000"/>
          <w:sz w:val="22"/>
          <w:szCs w:val="22"/>
        </w:rPr>
      </w:pPr>
      <w:bookmarkStart w:id="472" w:name="_heading=h.1ci93xb" w:colFirst="0" w:colLast="0"/>
      <w:bookmarkEnd w:id="472"/>
      <w:ins w:id="473" w:author="Julie Radomski" w:date="2024-08-16T22:54:00Z" w16du:dateUtc="2024-08-17T02:54:00Z">
        <w:r>
          <w:rPr>
            <w:rFonts w:eastAsia="Garamond" w:cs="Garamond"/>
            <w:color w:val="000000"/>
          </w:rPr>
          <w:t xml:space="preserve">We </w:t>
        </w:r>
      </w:ins>
      <w:del w:id="474" w:author="Julie Radomski" w:date="2024-08-16T22:55:00Z" w16du:dateUtc="2024-08-17T02:55:00Z">
        <w:r w:rsidDel="00A27088">
          <w:rPr>
            <w:rFonts w:eastAsia="Garamond" w:cs="Garamond"/>
            <w:color w:val="000000"/>
          </w:rPr>
          <w:delText xml:space="preserve">Use </w:delText>
        </w:r>
      </w:del>
      <w:ins w:id="475" w:author="Julie Radomski" w:date="2024-08-16T22:55:00Z" w16du:dateUtc="2024-08-17T02:55:00Z">
        <w:r>
          <w:rPr>
            <w:rFonts w:eastAsia="Garamond" w:cs="Garamond"/>
            <w:color w:val="000000"/>
          </w:rPr>
          <w:t xml:space="preserve">use </w:t>
        </w:r>
      </w:ins>
      <w:r>
        <w:rPr>
          <w:rFonts w:eastAsia="Garamond" w:cs="Garamond"/>
          <w:color w:val="000000"/>
        </w:rPr>
        <w:t>the OECD CRS code list and IATI publisher list</w:t>
      </w:r>
      <w:r>
        <w:rPr>
          <w:rFonts w:eastAsia="Garamond" w:cs="Garamond"/>
          <w:color w:val="000000"/>
          <w:vertAlign w:val="superscript"/>
        </w:rPr>
        <w:footnoteReference w:id="32"/>
      </w:r>
      <w:r>
        <w:rPr>
          <w:rFonts w:eastAsia="Garamond" w:cs="Garamond"/>
          <w:color w:val="000000"/>
        </w:rPr>
        <w:t xml:space="preserve"> to identify overlapping reporting organizations. We use the “Donor Code” in CRS and “IATI Organization Identifier” in IATI within the R script to produce </w:t>
      </w:r>
      <w:del w:id="476" w:author="Julie Radomski" w:date="2024-08-16T22:55:00Z" w16du:dateUtc="2024-08-17T02:55:00Z">
        <w:r w:rsidDel="00A27088">
          <w:rPr>
            <w:rFonts w:eastAsia="Garamond" w:cs="Garamond"/>
            <w:color w:val="000000"/>
          </w:rPr>
          <w:delText xml:space="preserve">the </w:delText>
        </w:r>
      </w:del>
      <w:r>
        <w:rPr>
          <w:rFonts w:eastAsia="Garamond" w:cs="Garamond"/>
          <w:color w:val="000000"/>
        </w:rPr>
        <w:t xml:space="preserve">summary statistics of projects </w:t>
      </w:r>
      <w:del w:id="477" w:author="Julie Radomski" w:date="2024-08-16T22:55:00Z" w16du:dateUtc="2024-08-17T02:55:00Z">
        <w:r w:rsidDel="00A27088">
          <w:rPr>
            <w:rFonts w:eastAsia="Garamond" w:cs="Garamond"/>
            <w:color w:val="000000"/>
          </w:rPr>
          <w:delText xml:space="preserve">from </w:delText>
        </w:r>
      </w:del>
      <w:r>
        <w:rPr>
          <w:rFonts w:eastAsia="Garamond" w:cs="Garamond"/>
          <w:color w:val="000000"/>
        </w:rPr>
        <w:t>reported by the organization.</w:t>
      </w:r>
    </w:p>
    <w:p w14:paraId="00000116" w14:textId="7FFF7341" w:rsidR="007D10DD" w:rsidRDefault="00000000">
      <w:pPr>
        <w:numPr>
          <w:ilvl w:val="0"/>
          <w:numId w:val="11"/>
        </w:numPr>
        <w:pBdr>
          <w:top w:val="nil"/>
          <w:left w:val="nil"/>
          <w:bottom w:val="nil"/>
          <w:right w:val="nil"/>
          <w:between w:val="nil"/>
        </w:pBdr>
        <w:rPr>
          <w:rFonts w:eastAsia="Garamond" w:cs="Garamond"/>
          <w:color w:val="000000"/>
          <w:sz w:val="22"/>
          <w:szCs w:val="22"/>
        </w:rPr>
      </w:pPr>
      <w:r>
        <w:rPr>
          <w:rFonts w:eastAsia="Garamond" w:cs="Garamond"/>
          <w:color w:val="000000"/>
        </w:rPr>
        <w:t xml:space="preserve">We compare coverage in terms of overall years and number of projects. While this does not account for </w:t>
      </w:r>
      <w:r w:rsidRPr="00A27088">
        <w:rPr>
          <w:rFonts w:eastAsia="Garamond" w:cs="Garamond"/>
          <w:iCs/>
          <w:color w:val="000000"/>
        </w:rPr>
        <w:t>variation</w:t>
      </w:r>
      <w:r>
        <w:rPr>
          <w:rFonts w:eastAsia="Garamond" w:cs="Garamond"/>
          <w:color w:val="000000"/>
        </w:rPr>
        <w:t xml:space="preserve"> in reporting within countries, we </w:t>
      </w:r>
      <w:del w:id="478" w:author="Julie Radomski" w:date="2024-08-16T22:56:00Z" w16du:dateUtc="2024-08-17T02:56:00Z">
        <w:r w:rsidDel="00A27088">
          <w:rPr>
            <w:rFonts w:eastAsia="Garamond" w:cs="Garamond"/>
            <w:color w:val="000000"/>
          </w:rPr>
          <w:delText xml:space="preserve">hold the assumption </w:delText>
        </w:r>
      </w:del>
      <w:ins w:id="479" w:author="Julie Radomski" w:date="2024-08-16T22:56:00Z" w16du:dateUtc="2024-08-17T02:56:00Z">
        <w:r w:rsidR="00A27088">
          <w:rPr>
            <w:rFonts w:eastAsia="Garamond" w:cs="Garamond"/>
            <w:color w:val="000000"/>
          </w:rPr>
          <w:t xml:space="preserve">assume </w:t>
        </w:r>
      </w:ins>
      <w:r>
        <w:rPr>
          <w:rFonts w:eastAsia="Garamond" w:cs="Garamond"/>
          <w:color w:val="000000"/>
        </w:rPr>
        <w:t>that more reported projects are associated with more complete reporting</w:t>
      </w:r>
      <w:del w:id="480" w:author="Julie Radomski" w:date="2024-08-16T22:57:00Z" w16du:dateUtc="2024-08-17T02:57:00Z">
        <w:r w:rsidDel="00A27088">
          <w:rPr>
            <w:rFonts w:eastAsia="Garamond" w:cs="Garamond"/>
            <w:color w:val="000000"/>
          </w:rPr>
          <w:delText xml:space="preserve"> for all countries</w:delText>
        </w:r>
      </w:del>
      <w:r>
        <w:rPr>
          <w:rFonts w:eastAsia="Garamond" w:cs="Garamond"/>
          <w:color w:val="000000"/>
        </w:rPr>
        <w:t>.</w:t>
      </w:r>
    </w:p>
    <w:p w14:paraId="00000117" w14:textId="77777777" w:rsidR="007D10DD" w:rsidRDefault="007D10DD"/>
    <w:p w14:paraId="00000118" w14:textId="6D7AAB53" w:rsidR="007D10DD" w:rsidRDefault="00000000">
      <w:r>
        <w:t xml:space="preserve">The same issues with bilateral donors in IATI apply to multilateral donors – specifically, there is a lack of auditing for double- or triple-reporting and inconsistent temporal and spatial coverage. Even so, some multilateral organizations report </w:t>
      </w:r>
      <w:del w:id="481" w:author="Julie Radomski" w:date="2024-08-16T22:57:00Z" w16du:dateUtc="2024-08-17T02:57:00Z">
        <w:r w:rsidDel="00A27088">
          <w:delText>their</w:delText>
        </w:r>
      </w:del>
      <w:r>
        <w:t xml:space="preserve"> programming to IATI without reporting to </w:t>
      </w:r>
      <w:ins w:id="482" w:author="Julie Radomski" w:date="2024-08-16T22:58:00Z" w16du:dateUtc="2024-08-17T02:58:00Z">
        <w:r w:rsidR="00A27088">
          <w:t xml:space="preserve">the same information to </w:t>
        </w:r>
      </w:ins>
      <w:r>
        <w:t>OECD</w:t>
      </w:r>
      <w:del w:id="483" w:author="Julie Radomski" w:date="2024-08-16T22:58:00Z" w16du:dateUtc="2024-08-17T02:58:00Z">
        <w:r w:rsidDel="00A27088">
          <w:delText xml:space="preserve"> or report more information to IATI than OECD</w:delText>
        </w:r>
      </w:del>
      <w:r>
        <w:t>.</w:t>
      </w:r>
    </w:p>
    <w:p w14:paraId="00000119" w14:textId="77777777" w:rsidR="007D10DD" w:rsidRDefault="007D10DD"/>
    <w:p w14:paraId="0000011A" w14:textId="7A9FA8AC" w:rsidR="007D10DD" w:rsidRDefault="00000000">
      <w:r>
        <w:t>We also capture Multi-Partner Trust Funds (MPTFs), a specific type of pooled fund managed by the UN. We code all projects funded by MPTFs within the scope conditions</w:t>
      </w:r>
      <w:ins w:id="484" w:author="Julie Radomski" w:date="2024-08-16T22:59:00Z" w16du:dateUtc="2024-08-17T02:59:00Z">
        <w:r w:rsidR="00A27088">
          <w:t>.</w:t>
        </w:r>
      </w:ins>
      <w:del w:id="485" w:author="Julie Radomski" w:date="2024-08-16T22:59:00Z" w16du:dateUtc="2024-08-17T02:59:00Z">
        <w:r w:rsidDel="00A27088">
          <w:delText>,</w:delText>
        </w:r>
      </w:del>
      <w:r>
        <w:t xml:space="preserve"> </w:t>
      </w:r>
      <w:del w:id="486" w:author="Julie Radomski" w:date="2024-08-16T22:59:00Z" w16du:dateUtc="2024-08-17T02:59:00Z">
        <w:r w:rsidDel="00A27088">
          <w:delText xml:space="preserve">these </w:delText>
        </w:r>
      </w:del>
      <w:ins w:id="487" w:author="Julie Radomski" w:date="2024-08-16T22:59:00Z" w16du:dateUtc="2024-08-17T02:59:00Z">
        <w:r w:rsidR="00A27088">
          <w:t>These</w:t>
        </w:r>
      </w:ins>
      <w:del w:id="488" w:author="Julie Radomski" w:date="2024-08-16T22:59:00Z" w16du:dateUtc="2024-08-17T02:59:00Z">
        <w:r w:rsidDel="00A27088">
          <w:delText>scoped</w:delText>
        </w:r>
      </w:del>
      <w:r>
        <w:t xml:space="preserve"> funds are listed in the below table, </w:t>
      </w:r>
      <w:commentRangeStart w:id="489"/>
      <w:r>
        <w:t>following the format described in the Variable Mapping table</w:t>
      </w:r>
      <w:commentRangeEnd w:id="489"/>
      <w:r w:rsidR="00D8267D">
        <w:rPr>
          <w:rStyle w:val="CommentReference"/>
        </w:rPr>
        <w:commentReference w:id="489"/>
      </w:r>
      <w:r>
        <w:t xml:space="preserve">. Importantly, we use budget data within the </w:t>
      </w:r>
      <w:commentRangeStart w:id="490"/>
      <w:r>
        <w:t>MPTF project documents rather than MPTF vouchers</w:t>
      </w:r>
      <w:commentRangeEnd w:id="490"/>
      <w:r w:rsidR="00D8267D">
        <w:rPr>
          <w:rStyle w:val="CommentReference"/>
        </w:rPr>
        <w:commentReference w:id="490"/>
      </w:r>
      <w:r>
        <w:t>, as we wish to capture the overall commitment to the project rather than specific voucher amounts. We also capture both planned start and end years as well as actual start and end years for MPTF projects, rather than voucher disbursement years, because vouchers may be disbursed irregularly (e.g., in tranches) dependent on project terms. We often use planned years as they denote the length of relationships between actors within projects, but also use actual years in some analyses, sourced from the MPTF website and final narrative reports.</w:t>
      </w:r>
    </w:p>
    <w:p w14:paraId="0000011B" w14:textId="77777777" w:rsidR="007D10DD" w:rsidRDefault="007D10DD"/>
    <w:p w14:paraId="0000011C" w14:textId="09A538FD" w:rsidR="007D10DD" w:rsidRDefault="00000000">
      <w:r>
        <w:t xml:space="preserve">MPTFs </w:t>
      </w:r>
      <w:del w:id="491" w:author="Julie Radomski" w:date="2024-08-16T23:01:00Z" w16du:dateUtc="2024-08-17T03:01:00Z">
        <w:r w:rsidDel="00D8267D">
          <w:delText xml:space="preserve">themselves </w:delText>
        </w:r>
      </w:del>
      <w:ins w:id="492" w:author="Julie Radomski" w:date="2024-08-16T23:01:00Z" w16du:dateUtc="2024-08-17T03:01:00Z">
        <w:r w:rsidR="00D8267D">
          <w:t xml:space="preserve">as actors (nodes) </w:t>
        </w:r>
      </w:ins>
      <w:r>
        <w:t xml:space="preserve">are </w:t>
      </w:r>
      <w:del w:id="493" w:author="Julie Radomski" w:date="2024-08-16T23:02:00Z" w16du:dateUtc="2024-08-17T03:02:00Z">
        <w:r w:rsidDel="00D8267D">
          <w:delText xml:space="preserve">treated </w:delText>
        </w:r>
      </w:del>
      <w:ins w:id="494" w:author="Julie Radomski" w:date="2024-08-16T23:02:00Z" w16du:dateUtc="2024-08-17T03:02:00Z">
        <w:r w:rsidR="00D8267D">
          <w:t xml:space="preserve">coded </w:t>
        </w:r>
      </w:ins>
      <w:r>
        <w:t>as intergovernmental organizations (IGOs)</w:t>
      </w:r>
      <w:del w:id="495" w:author="Julie Radomski" w:date="2024-08-16T23:01:00Z" w16du:dateUtc="2024-08-17T03:01:00Z">
        <w:r w:rsidDel="00D8267D">
          <w:delText>, as they are pooled funds managed by the United Nations</w:delText>
        </w:r>
      </w:del>
      <w:r>
        <w:t>. We</w:t>
      </w:r>
      <w:del w:id="496" w:author="Julie Radomski" w:date="2024-08-16T23:02:00Z" w16du:dateUtc="2024-08-17T03:02:00Z">
        <w:r w:rsidDel="00D8267D">
          <w:delText xml:space="preserve"> then</w:delText>
        </w:r>
      </w:del>
      <w:r>
        <w:t xml:space="preserve"> </w:t>
      </w:r>
      <w:commentRangeStart w:id="497"/>
      <w:r>
        <w:t xml:space="preserve">code </w:t>
      </w:r>
      <w:commentRangeEnd w:id="497"/>
      <w:r w:rsidR="00E15E8E">
        <w:rPr>
          <w:rStyle w:val="CommentReference"/>
        </w:rPr>
        <w:commentReference w:id="497"/>
      </w:r>
      <w:r>
        <w:t xml:space="preserve">the countries </w:t>
      </w:r>
      <w:del w:id="498" w:author="Julie Radomski" w:date="2024-08-16T23:02:00Z" w16du:dateUtc="2024-08-17T03:02:00Z">
        <w:r w:rsidDel="00D8267D">
          <w:delText xml:space="preserve">which </w:delText>
        </w:r>
      </w:del>
      <w:ins w:id="499" w:author="Julie Radomski" w:date="2024-08-16T23:02:00Z" w16du:dateUtc="2024-08-17T03:02:00Z">
        <w:r w:rsidR="00D8267D">
          <w:t xml:space="preserve">that </w:t>
        </w:r>
      </w:ins>
      <w:r>
        <w:t>provide funds to country-specific MPTFs active in our scope countries. We do not</w:t>
      </w:r>
      <w:ins w:id="500" w:author="Julie Radomski" w:date="2024-08-16T23:02:00Z" w16du:dateUtc="2024-08-17T03:02:00Z">
        <w:r w:rsidR="00E15E8E">
          <w:t>, however,</w:t>
        </w:r>
      </w:ins>
      <w:r>
        <w:t xml:space="preserve"> code </w:t>
      </w:r>
      <w:ins w:id="501" w:author="Julie Radomski" w:date="2024-08-16T23:06:00Z" w16du:dateUtc="2024-08-17T03:06:00Z">
        <w:r w:rsidR="00E15E8E">
          <w:t xml:space="preserve">individual </w:t>
        </w:r>
      </w:ins>
      <w:ins w:id="502" w:author="Julie Radomski" w:date="2024-08-16T23:05:00Z" w16du:dateUtc="2024-08-17T03:05:00Z">
        <w:r w:rsidR="00E15E8E">
          <w:t xml:space="preserve">country </w:t>
        </w:r>
      </w:ins>
      <w:r>
        <w:t>donors to international MPTFs, as we cannot distinguish which projects those donors fund</w:t>
      </w:r>
      <w:ins w:id="503" w:author="Julie Radomski" w:date="2024-08-16T23:02:00Z" w16du:dateUtc="2024-08-17T03:02:00Z">
        <w:r w:rsidR="00E15E8E">
          <w:t>.</w:t>
        </w:r>
      </w:ins>
      <w:r>
        <w:t xml:space="preserve"> </w:t>
      </w:r>
      <w:del w:id="504" w:author="Julie Radomski" w:date="2024-08-16T23:02:00Z" w16du:dateUtc="2024-08-17T03:02:00Z">
        <w:r w:rsidDel="00E15E8E">
          <w:delText>– f</w:delText>
        </w:r>
      </w:del>
      <w:ins w:id="505" w:author="Julie Radomski" w:date="2024-08-16T23:02:00Z" w16du:dateUtc="2024-08-17T03:02:00Z">
        <w:r w:rsidR="00E15E8E">
          <w:t>F</w:t>
        </w:r>
      </w:ins>
      <w:r>
        <w:t xml:space="preserve">or example, we do not include donors to the Peacebuilding Fund because those donors </w:t>
      </w:r>
      <w:r>
        <w:lastRenderedPageBreak/>
        <w:t xml:space="preserve">could be funding a project outside of our scope. </w:t>
      </w:r>
      <w:ins w:id="506" w:author="Julie Radomski" w:date="2024-08-16T23:04:00Z" w16du:dateUtc="2024-08-17T03:04:00Z">
        <w:r w:rsidR="00E15E8E">
          <w:t>T</w:t>
        </w:r>
      </w:ins>
      <w:del w:id="507" w:author="Julie Radomski" w:date="2024-08-16T23:04:00Z" w16du:dateUtc="2024-08-17T03:04:00Z">
        <w:r w:rsidDel="00E15E8E">
          <w:delText>Once a donor provides funds to a global MPTF, t</w:delText>
        </w:r>
      </w:del>
      <w:r>
        <w:t xml:space="preserve">here is not enough information available to determine whether funds from a </w:t>
      </w:r>
      <w:ins w:id="508" w:author="Julie Radomski" w:date="2024-08-16T23:05:00Z" w16du:dateUtc="2024-08-17T03:05:00Z">
        <w:r w:rsidR="00E15E8E">
          <w:t xml:space="preserve">particular </w:t>
        </w:r>
      </w:ins>
      <w:r>
        <w:t xml:space="preserve">donor apply to individual projects. </w:t>
      </w:r>
      <w:ins w:id="509" w:author="Julie Radomski" w:date="2024-08-16T23:07:00Z" w16du:dateUtc="2024-08-17T03:07:00Z">
        <w:r w:rsidR="00E15E8E">
          <w:t>W</w:t>
        </w:r>
      </w:ins>
      <w:del w:id="510" w:author="Julie Radomski" w:date="2024-08-16T23:07:00Z" w16du:dateUtc="2024-08-17T03:07:00Z">
        <w:r w:rsidDel="00E15E8E">
          <w:delText>Thus, w</w:delText>
        </w:r>
      </w:del>
      <w:r>
        <w:t>e can</w:t>
      </w:r>
      <w:ins w:id="511" w:author="Julie Radomski" w:date="2024-08-16T23:07:00Z" w16du:dateUtc="2024-08-17T03:07:00Z">
        <w:r w:rsidR="00E15E8E">
          <w:t>, however,</w:t>
        </w:r>
      </w:ins>
      <w:r>
        <w:t xml:space="preserve"> more accurately assume that</w:t>
      </w:r>
      <w:del w:id="512" w:author="Julie Radomski" w:date="2024-08-16T23:07:00Z" w16du:dateUtc="2024-08-17T03:07:00Z">
        <w:r w:rsidDel="00E15E8E">
          <w:delText xml:space="preserve"> donor MPTF</w:delText>
        </w:r>
      </w:del>
      <w:r>
        <w:t xml:space="preserve"> contributions to country-specific MPTFs translate to projects within our scope.</w:t>
      </w:r>
    </w:p>
    <w:p w14:paraId="0000011D" w14:textId="77777777" w:rsidR="007D10DD" w:rsidRDefault="007D10DD"/>
    <w:p w14:paraId="0000011E" w14:textId="4FCAB54C" w:rsidR="007D10DD" w:rsidRDefault="00000000">
      <w:r>
        <w:t>We also code projects from multi-donor trust funds (MDTFs), which are administered by the World Bank. There are 33 MDTFs</w:t>
      </w:r>
      <w:del w:id="513" w:author="Julie Radomski" w:date="2024-08-16T23:08:00Z" w16du:dateUtc="2024-08-17T03:08:00Z">
        <w:r w:rsidDel="00E15E8E">
          <w:delText xml:space="preserve"> that appear</w:delText>
        </w:r>
      </w:del>
      <w:r>
        <w:t xml:space="preserve"> in our data which are reported by “World Bank Trust Funds” in IATI. These MDTFs are </w:t>
      </w:r>
      <w:ins w:id="514" w:author="Julie Radomski" w:date="2024-08-16T23:08:00Z" w16du:dateUtc="2024-08-17T03:08:00Z">
        <w:r w:rsidR="00E15E8E">
          <w:t>cod</w:t>
        </w:r>
      </w:ins>
      <w:del w:id="515" w:author="Julie Radomski" w:date="2024-08-16T23:08:00Z" w16du:dateUtc="2024-08-17T03:08:00Z">
        <w:r w:rsidDel="00E15E8E">
          <w:delText>treat</w:delText>
        </w:r>
      </w:del>
      <w:r>
        <w:t>ed as multilateral donors in our data.</w:t>
      </w:r>
    </w:p>
    <w:p w14:paraId="0000011F" w14:textId="77777777" w:rsidR="007D10DD" w:rsidRDefault="007D10DD"/>
    <w:p w14:paraId="00000120" w14:textId="02A3D40A" w:rsidR="007D10DD" w:rsidDel="00A27088" w:rsidRDefault="00000000">
      <w:pPr>
        <w:rPr>
          <w:del w:id="516" w:author="Julie Radomski" w:date="2024-08-16T22:59:00Z" w16du:dateUtc="2024-08-17T02:59:00Z"/>
        </w:rPr>
      </w:pPr>
      <w:r>
        <w:t>The table below describes the organization/donor, whether it reports to IATI, CRS, and/or MPTF</w:t>
      </w:r>
      <w:ins w:id="517" w:author="Julie Radomski" w:date="2024-08-16T23:09:00Z" w16du:dateUtc="2024-08-17T03:09:00Z">
        <w:r w:rsidR="00E15E8E">
          <w:t>,</w:t>
        </w:r>
      </w:ins>
      <w:r>
        <w:t xml:space="preserve"> and which data source we ultimately use. The source we use is shaded in green; if no sources are shaded, we do not include that organization as a donor in the data. We also </w:t>
      </w:r>
      <w:ins w:id="518" w:author="Julie Radomski" w:date="2024-08-16T23:09:00Z" w16du:dateUtc="2024-08-17T03:09:00Z">
        <w:r w:rsidR="00E15E8E">
          <w:t>state</w:t>
        </w:r>
      </w:ins>
      <w:del w:id="519" w:author="Julie Radomski" w:date="2024-08-16T23:09:00Z" w16du:dateUtc="2024-08-17T03:09:00Z">
        <w:r w:rsidDel="00E15E8E">
          <w:delText>describe</w:delText>
        </w:r>
      </w:del>
      <w:r>
        <w:t xml:space="preserve"> the years </w:t>
      </w:r>
      <w:ins w:id="520" w:author="Julie Radomski" w:date="2024-08-16T23:09:00Z" w16du:dateUtc="2024-08-17T03:09:00Z">
        <w:r w:rsidR="00E15E8E">
          <w:t xml:space="preserve">during </w:t>
        </w:r>
      </w:ins>
      <w:r>
        <w:t xml:space="preserve">which the multilateral donor </w:t>
      </w:r>
      <w:del w:id="521" w:author="Julie Radomski" w:date="2024-08-16T23:09:00Z" w16du:dateUtc="2024-08-17T03:09:00Z">
        <w:r w:rsidDel="00E15E8E">
          <w:delText xml:space="preserve">covers </w:delText>
        </w:r>
      </w:del>
      <w:ins w:id="522" w:author="Julie Radomski" w:date="2024-08-16T23:09:00Z" w16du:dateUtc="2024-08-17T03:09:00Z">
        <w:r w:rsidR="00E15E8E">
          <w:t xml:space="preserve">is active </w:t>
        </w:r>
      </w:ins>
      <w:r>
        <w:t xml:space="preserve">within our </w:t>
      </w:r>
      <w:del w:id="523" w:author="Julie Radomski" w:date="2024-08-16T23:10:00Z" w16du:dateUtc="2024-08-17T03:10:00Z">
        <w:r w:rsidDel="00E15E8E">
          <w:delText>data</w:delText>
        </w:r>
      </w:del>
      <w:ins w:id="524" w:author="Julie Radomski" w:date="2024-08-16T23:10:00Z" w16du:dateUtc="2024-08-17T03:10:00Z">
        <w:r w:rsidR="00E15E8E">
          <w:t>scope</w:t>
        </w:r>
      </w:ins>
      <w:r>
        <w:t xml:space="preserve">. </w:t>
      </w:r>
      <w:del w:id="525" w:author="Julie Radomski" w:date="2024-08-16T23:10:00Z" w16du:dateUtc="2024-08-17T03:10:00Z">
        <w:r w:rsidDel="00E15E8E">
          <w:delText xml:space="preserve">It is truncated by either the availability of the data or the scope of the country as determined by peace operation activity. </w:delText>
        </w:r>
      </w:del>
      <w:r>
        <w:t xml:space="preserve">The </w:t>
      </w:r>
      <w:ins w:id="526" w:author="Julie Radomski" w:date="2024-08-16T23:11:00Z" w16du:dateUtc="2024-08-17T03:11:00Z">
        <w:r w:rsidR="00E15E8E">
          <w:t>“</w:t>
        </w:r>
      </w:ins>
      <w:del w:id="527" w:author="Julie Radomski" w:date="2024-08-16T23:11:00Z" w16du:dateUtc="2024-08-17T03:11:00Z">
        <w:r w:rsidDel="00E15E8E">
          <w:delText xml:space="preserve">total </w:delText>
        </w:r>
      </w:del>
      <w:ins w:id="528" w:author="Julie Radomski" w:date="2024-08-16T23:11:00Z" w16du:dateUtc="2024-08-17T03:11:00Z">
        <w:r w:rsidR="00E15E8E">
          <w:t xml:space="preserve">Total </w:t>
        </w:r>
      </w:ins>
      <w:del w:id="529" w:author="Julie Radomski" w:date="2024-08-16T23:11:00Z" w16du:dateUtc="2024-08-17T03:11:00Z">
        <w:r w:rsidDel="00E15E8E">
          <w:delText xml:space="preserve">amount reported </w:delText>
        </w:r>
      </w:del>
      <w:ins w:id="530" w:author="Julie Radomski" w:date="2024-08-16T23:11:00Z" w16du:dateUtc="2024-08-17T03:11:00Z">
        <w:r w:rsidR="00E15E8E">
          <w:t xml:space="preserve">Reported </w:t>
        </w:r>
      </w:ins>
      <w:r>
        <w:t xml:space="preserve">in </w:t>
      </w:r>
      <w:del w:id="531" w:author="Julie Radomski" w:date="2024-08-16T23:11:00Z" w16du:dateUtc="2024-08-17T03:11:00Z">
        <w:r w:rsidDel="00E15E8E">
          <w:delText xml:space="preserve">data </w:delText>
        </w:r>
      </w:del>
      <w:ins w:id="532" w:author="Julie Radomski" w:date="2024-08-16T23:11:00Z" w16du:dateUtc="2024-08-17T03:11:00Z">
        <w:r w:rsidR="00E15E8E">
          <w:t xml:space="preserve">Data” </w:t>
        </w:r>
      </w:ins>
      <w:r>
        <w:t xml:space="preserve">refers to the </w:t>
      </w:r>
      <w:del w:id="533" w:author="Julie Radomski" w:date="2024-08-16T23:11:00Z" w16du:dateUtc="2024-08-17T03:11:00Z">
        <w:r w:rsidDel="00E15E8E">
          <w:delText xml:space="preserve">roughly </w:delText>
        </w:r>
      </w:del>
      <w:r>
        <w:t xml:space="preserve">estimated total </w:t>
      </w:r>
      <w:del w:id="534" w:author="Julie Radomski" w:date="2024-08-16T23:11:00Z" w16du:dateUtc="2024-08-17T03:11:00Z">
        <w:r w:rsidDel="00E15E8E">
          <w:delText xml:space="preserve">amount of </w:delText>
        </w:r>
      </w:del>
      <w:r>
        <w:t>disbursed funds that emanate from the multilateral organization within our scope, unless otherwise noted.</w:t>
      </w:r>
    </w:p>
    <w:p w14:paraId="00000121" w14:textId="77777777" w:rsidR="007D10DD" w:rsidRDefault="00000000">
      <w:pPr>
        <w:pPrChange w:id="535" w:author="Julie Radomski" w:date="2024-08-16T22:59:00Z" w16du:dateUtc="2024-08-17T02:59:00Z">
          <w:pPr>
            <w:spacing w:after="160" w:line="259" w:lineRule="auto"/>
          </w:pPr>
        </w:pPrChange>
      </w:pPr>
      <w:r>
        <w:br w:type="page"/>
      </w:r>
    </w:p>
    <w:p w14:paraId="00000122" w14:textId="77777777" w:rsidR="007D10DD" w:rsidRDefault="007D10DD"/>
    <w:tbl>
      <w:tblPr>
        <w:tblStyle w:val="a1"/>
        <w:tblW w:w="9805" w:type="dxa"/>
        <w:tblBorders>
          <w:insideH w:val="single" w:sz="4" w:space="0" w:color="000000"/>
        </w:tblBorders>
        <w:tblLayout w:type="fixed"/>
        <w:tblLook w:val="0400" w:firstRow="0" w:lastRow="0" w:firstColumn="0" w:lastColumn="0" w:noHBand="0" w:noVBand="1"/>
      </w:tblPr>
      <w:tblGrid>
        <w:gridCol w:w="625"/>
        <w:gridCol w:w="1980"/>
        <w:gridCol w:w="1170"/>
        <w:gridCol w:w="990"/>
        <w:gridCol w:w="885"/>
        <w:gridCol w:w="2467"/>
        <w:gridCol w:w="1688"/>
      </w:tblGrid>
      <w:tr w:rsidR="007D10DD" w14:paraId="0332796A" w14:textId="77777777">
        <w:tc>
          <w:tcPr>
            <w:tcW w:w="9805" w:type="dxa"/>
            <w:gridSpan w:val="7"/>
          </w:tcPr>
          <w:p w14:paraId="00000123" w14:textId="77777777" w:rsidR="007D10DD" w:rsidRDefault="00000000">
            <w:pPr>
              <w:jc w:val="center"/>
            </w:pPr>
            <w:r>
              <w:t>Multilateral Donors from IATI, OECD CRS, and MPTF Data Sources</w:t>
            </w:r>
          </w:p>
        </w:tc>
      </w:tr>
      <w:tr w:rsidR="007D10DD" w14:paraId="00C88DC5" w14:textId="77777777">
        <w:tc>
          <w:tcPr>
            <w:tcW w:w="625" w:type="dxa"/>
          </w:tcPr>
          <w:p w14:paraId="0000012A" w14:textId="77777777" w:rsidR="007D10DD" w:rsidRDefault="007D10DD"/>
        </w:tc>
        <w:tc>
          <w:tcPr>
            <w:tcW w:w="1980" w:type="dxa"/>
          </w:tcPr>
          <w:p w14:paraId="0000012B" w14:textId="77777777" w:rsidR="007D10DD" w:rsidRDefault="00000000">
            <w:r>
              <w:t>Organization Name</w:t>
            </w:r>
          </w:p>
        </w:tc>
        <w:tc>
          <w:tcPr>
            <w:tcW w:w="1170" w:type="dxa"/>
          </w:tcPr>
          <w:p w14:paraId="0000012C" w14:textId="77777777" w:rsidR="007D10DD" w:rsidRDefault="00000000">
            <w:r>
              <w:t>Reports to IATI?</w:t>
            </w:r>
            <w:r>
              <w:rPr>
                <w:vertAlign w:val="superscript"/>
              </w:rPr>
              <w:footnoteReference w:id="33"/>
            </w:r>
          </w:p>
        </w:tc>
        <w:tc>
          <w:tcPr>
            <w:tcW w:w="990" w:type="dxa"/>
          </w:tcPr>
          <w:p w14:paraId="0000012D" w14:textId="77777777" w:rsidR="007D10DD" w:rsidRDefault="00000000">
            <w:r>
              <w:t>Reports to CRS?</w:t>
            </w:r>
            <w:r>
              <w:rPr>
                <w:vertAlign w:val="superscript"/>
              </w:rPr>
              <w:footnoteReference w:id="34"/>
            </w:r>
          </w:p>
        </w:tc>
        <w:tc>
          <w:tcPr>
            <w:tcW w:w="885" w:type="dxa"/>
          </w:tcPr>
          <w:p w14:paraId="0000012E" w14:textId="77777777" w:rsidR="007D10DD" w:rsidRDefault="00000000">
            <w:r>
              <w:t>MPTF Docs.</w:t>
            </w:r>
          </w:p>
        </w:tc>
        <w:tc>
          <w:tcPr>
            <w:tcW w:w="2467" w:type="dxa"/>
          </w:tcPr>
          <w:p w14:paraId="0000012F" w14:textId="77777777" w:rsidR="007D10DD" w:rsidRDefault="00000000">
            <w:bookmarkStart w:id="536" w:name="_heading=h.3whwml4" w:colFirst="0" w:colLast="0"/>
            <w:bookmarkEnd w:id="536"/>
            <w:r>
              <w:t>Total Coverage Years</w:t>
            </w:r>
            <w:r>
              <w:rPr>
                <w:vertAlign w:val="superscript"/>
              </w:rPr>
              <w:footnoteReference w:id="35"/>
            </w:r>
          </w:p>
        </w:tc>
        <w:tc>
          <w:tcPr>
            <w:tcW w:w="1688" w:type="dxa"/>
          </w:tcPr>
          <w:p w14:paraId="00000130" w14:textId="77777777" w:rsidR="007D10DD" w:rsidRDefault="00000000">
            <w:r>
              <w:t>Total $ Reported in Data</w:t>
            </w:r>
            <w:r>
              <w:rPr>
                <w:vertAlign w:val="superscript"/>
              </w:rPr>
              <w:footnoteReference w:id="36"/>
            </w:r>
          </w:p>
        </w:tc>
      </w:tr>
      <w:tr w:rsidR="007D10DD" w14:paraId="20D205FF" w14:textId="77777777">
        <w:tc>
          <w:tcPr>
            <w:tcW w:w="625" w:type="dxa"/>
          </w:tcPr>
          <w:p w14:paraId="00000131" w14:textId="77777777" w:rsidR="007D10DD" w:rsidRDefault="00000000">
            <w:r>
              <w:t>1</w:t>
            </w:r>
          </w:p>
        </w:tc>
        <w:tc>
          <w:tcPr>
            <w:tcW w:w="1980" w:type="dxa"/>
          </w:tcPr>
          <w:p w14:paraId="00000132" w14:textId="77777777" w:rsidR="007D10DD" w:rsidRDefault="00000000">
            <w:r>
              <w:t>Adaptation Fund</w:t>
            </w:r>
          </w:p>
        </w:tc>
        <w:tc>
          <w:tcPr>
            <w:tcW w:w="1170" w:type="dxa"/>
          </w:tcPr>
          <w:p w14:paraId="00000133" w14:textId="77777777" w:rsidR="007D10DD" w:rsidRDefault="00000000">
            <w:r>
              <w:t>Yes</w:t>
            </w:r>
          </w:p>
        </w:tc>
        <w:tc>
          <w:tcPr>
            <w:tcW w:w="990" w:type="dxa"/>
            <w:shd w:val="clear" w:color="auto" w:fill="C5E0B3"/>
          </w:tcPr>
          <w:p w14:paraId="00000134" w14:textId="77777777" w:rsidR="007D10DD" w:rsidRDefault="00000000">
            <w:r>
              <w:t>Yes</w:t>
            </w:r>
            <w:r>
              <w:rPr>
                <w:vertAlign w:val="superscript"/>
              </w:rPr>
              <w:footnoteReference w:id="37"/>
            </w:r>
          </w:p>
        </w:tc>
        <w:tc>
          <w:tcPr>
            <w:tcW w:w="885" w:type="dxa"/>
            <w:shd w:val="clear" w:color="auto" w:fill="auto"/>
          </w:tcPr>
          <w:p w14:paraId="00000135" w14:textId="77777777" w:rsidR="007D10DD" w:rsidRDefault="00000000">
            <w:r>
              <w:t>NA</w:t>
            </w:r>
          </w:p>
        </w:tc>
        <w:tc>
          <w:tcPr>
            <w:tcW w:w="2467" w:type="dxa"/>
          </w:tcPr>
          <w:p w14:paraId="00000136" w14:textId="77777777" w:rsidR="007D10DD" w:rsidRDefault="00000000">
            <w:r>
              <w:t>2011—2020</w:t>
            </w:r>
          </w:p>
        </w:tc>
        <w:tc>
          <w:tcPr>
            <w:tcW w:w="1688" w:type="dxa"/>
          </w:tcPr>
          <w:p w14:paraId="00000137" w14:textId="77777777" w:rsidR="007D10DD" w:rsidRDefault="00000000">
            <w:r>
              <w:t>$26M</w:t>
            </w:r>
          </w:p>
        </w:tc>
      </w:tr>
      <w:tr w:rsidR="007D10DD" w14:paraId="1A9C555C" w14:textId="77777777">
        <w:tc>
          <w:tcPr>
            <w:tcW w:w="625" w:type="dxa"/>
          </w:tcPr>
          <w:p w14:paraId="00000138" w14:textId="77777777" w:rsidR="007D10DD" w:rsidRDefault="00000000">
            <w:r>
              <w:t>2</w:t>
            </w:r>
          </w:p>
        </w:tc>
        <w:tc>
          <w:tcPr>
            <w:tcW w:w="1980" w:type="dxa"/>
          </w:tcPr>
          <w:p w14:paraId="00000139" w14:textId="77777777" w:rsidR="007D10DD" w:rsidRDefault="00000000">
            <w:r>
              <w:t>African Development Bank</w:t>
            </w:r>
          </w:p>
        </w:tc>
        <w:tc>
          <w:tcPr>
            <w:tcW w:w="1170" w:type="dxa"/>
            <w:shd w:val="clear" w:color="auto" w:fill="auto"/>
          </w:tcPr>
          <w:p w14:paraId="0000013A" w14:textId="77777777" w:rsidR="007D10DD" w:rsidRDefault="00000000">
            <w:r>
              <w:t>Yes</w:t>
            </w:r>
          </w:p>
        </w:tc>
        <w:tc>
          <w:tcPr>
            <w:tcW w:w="990" w:type="dxa"/>
            <w:shd w:val="clear" w:color="auto" w:fill="C5E0B3"/>
          </w:tcPr>
          <w:p w14:paraId="0000013B" w14:textId="77777777" w:rsidR="007D10DD" w:rsidRDefault="00000000">
            <w:r>
              <w:t>Yes</w:t>
            </w:r>
            <w:r>
              <w:rPr>
                <w:vertAlign w:val="superscript"/>
              </w:rPr>
              <w:footnoteReference w:id="38"/>
            </w:r>
          </w:p>
        </w:tc>
        <w:tc>
          <w:tcPr>
            <w:tcW w:w="885" w:type="dxa"/>
            <w:shd w:val="clear" w:color="auto" w:fill="auto"/>
          </w:tcPr>
          <w:p w14:paraId="0000013C" w14:textId="77777777" w:rsidR="007D10DD" w:rsidRDefault="00000000">
            <w:r>
              <w:t>NA</w:t>
            </w:r>
          </w:p>
        </w:tc>
        <w:tc>
          <w:tcPr>
            <w:tcW w:w="2467" w:type="dxa"/>
          </w:tcPr>
          <w:p w14:paraId="0000013D" w14:textId="77777777" w:rsidR="007D10DD" w:rsidRDefault="00000000">
            <w:r>
              <w:t>2005—2020</w:t>
            </w:r>
          </w:p>
        </w:tc>
        <w:tc>
          <w:tcPr>
            <w:tcW w:w="1688" w:type="dxa"/>
          </w:tcPr>
          <w:p w14:paraId="0000013E" w14:textId="77777777" w:rsidR="007D10DD" w:rsidRDefault="00000000">
            <w:r>
              <w:t>$2494M</w:t>
            </w:r>
          </w:p>
        </w:tc>
      </w:tr>
      <w:tr w:rsidR="007D10DD" w14:paraId="7A835DDB" w14:textId="77777777">
        <w:tc>
          <w:tcPr>
            <w:tcW w:w="625" w:type="dxa"/>
          </w:tcPr>
          <w:p w14:paraId="0000013F" w14:textId="77777777" w:rsidR="007D10DD" w:rsidRDefault="00000000">
            <w:r>
              <w:t>3</w:t>
            </w:r>
          </w:p>
        </w:tc>
        <w:tc>
          <w:tcPr>
            <w:tcW w:w="1980" w:type="dxa"/>
          </w:tcPr>
          <w:p w14:paraId="00000140" w14:textId="77777777" w:rsidR="007D10DD" w:rsidRDefault="00000000">
            <w:r>
              <w:t>African Development Fund</w:t>
            </w:r>
          </w:p>
        </w:tc>
        <w:tc>
          <w:tcPr>
            <w:tcW w:w="1170" w:type="dxa"/>
          </w:tcPr>
          <w:p w14:paraId="00000141" w14:textId="77777777" w:rsidR="007D10DD" w:rsidRDefault="00000000">
            <w:r>
              <w:t>No</w:t>
            </w:r>
          </w:p>
        </w:tc>
        <w:tc>
          <w:tcPr>
            <w:tcW w:w="990" w:type="dxa"/>
            <w:shd w:val="clear" w:color="auto" w:fill="C5E0B3"/>
          </w:tcPr>
          <w:p w14:paraId="00000142" w14:textId="77777777" w:rsidR="007D10DD" w:rsidRDefault="00000000">
            <w:r>
              <w:t>Yes</w:t>
            </w:r>
          </w:p>
        </w:tc>
        <w:tc>
          <w:tcPr>
            <w:tcW w:w="885" w:type="dxa"/>
            <w:shd w:val="clear" w:color="auto" w:fill="auto"/>
          </w:tcPr>
          <w:p w14:paraId="00000143" w14:textId="77777777" w:rsidR="007D10DD" w:rsidRDefault="00000000">
            <w:r>
              <w:t>NA</w:t>
            </w:r>
          </w:p>
        </w:tc>
        <w:tc>
          <w:tcPr>
            <w:tcW w:w="2467" w:type="dxa"/>
          </w:tcPr>
          <w:p w14:paraId="00000144" w14:textId="77777777" w:rsidR="007D10DD" w:rsidRDefault="00000000">
            <w:r>
              <w:t>2005—2020</w:t>
            </w:r>
          </w:p>
        </w:tc>
        <w:tc>
          <w:tcPr>
            <w:tcW w:w="1688" w:type="dxa"/>
          </w:tcPr>
          <w:p w14:paraId="00000145" w14:textId="77777777" w:rsidR="007D10DD" w:rsidRDefault="00000000">
            <w:r>
              <w:t>$5127M</w:t>
            </w:r>
          </w:p>
        </w:tc>
      </w:tr>
      <w:tr w:rsidR="007D10DD" w14:paraId="58C2DF8D" w14:textId="77777777">
        <w:tc>
          <w:tcPr>
            <w:tcW w:w="625" w:type="dxa"/>
          </w:tcPr>
          <w:p w14:paraId="00000146" w14:textId="77777777" w:rsidR="007D10DD" w:rsidRDefault="00000000">
            <w:r>
              <w:t>4</w:t>
            </w:r>
          </w:p>
        </w:tc>
        <w:tc>
          <w:tcPr>
            <w:tcW w:w="1980" w:type="dxa"/>
          </w:tcPr>
          <w:p w14:paraId="00000147" w14:textId="77777777" w:rsidR="007D10DD" w:rsidRDefault="00000000">
            <w:proofErr w:type="spellStart"/>
            <w:r>
              <w:t>AgResults</w:t>
            </w:r>
            <w:proofErr w:type="spellEnd"/>
            <w:r>
              <w:t xml:space="preserve"> Initiative</w:t>
            </w:r>
            <w:r>
              <w:rPr>
                <w:vertAlign w:val="superscript"/>
              </w:rPr>
              <w:footnoteReference w:id="39"/>
            </w:r>
          </w:p>
        </w:tc>
        <w:tc>
          <w:tcPr>
            <w:tcW w:w="1170" w:type="dxa"/>
            <w:shd w:val="clear" w:color="auto" w:fill="auto"/>
          </w:tcPr>
          <w:p w14:paraId="00000148" w14:textId="77777777" w:rsidR="007D10DD" w:rsidRDefault="00000000">
            <w:r>
              <w:t>Yes</w:t>
            </w:r>
          </w:p>
        </w:tc>
        <w:tc>
          <w:tcPr>
            <w:tcW w:w="990" w:type="dxa"/>
          </w:tcPr>
          <w:p w14:paraId="00000149" w14:textId="77777777" w:rsidR="007D10DD" w:rsidRDefault="00000000">
            <w:r>
              <w:t>No</w:t>
            </w:r>
          </w:p>
        </w:tc>
        <w:tc>
          <w:tcPr>
            <w:tcW w:w="885" w:type="dxa"/>
            <w:shd w:val="clear" w:color="auto" w:fill="auto"/>
          </w:tcPr>
          <w:p w14:paraId="0000014A" w14:textId="77777777" w:rsidR="007D10DD" w:rsidRDefault="00000000">
            <w:r>
              <w:t>NA</w:t>
            </w:r>
          </w:p>
        </w:tc>
        <w:tc>
          <w:tcPr>
            <w:tcW w:w="2467" w:type="dxa"/>
          </w:tcPr>
          <w:p w14:paraId="0000014B" w14:textId="77777777" w:rsidR="007D10DD" w:rsidRDefault="00000000">
            <w:r>
              <w:t>None</w:t>
            </w:r>
          </w:p>
        </w:tc>
        <w:tc>
          <w:tcPr>
            <w:tcW w:w="1688" w:type="dxa"/>
          </w:tcPr>
          <w:p w14:paraId="0000014C" w14:textId="77777777" w:rsidR="007D10DD" w:rsidRDefault="00000000">
            <w:r>
              <w:t>None</w:t>
            </w:r>
          </w:p>
        </w:tc>
      </w:tr>
      <w:tr w:rsidR="007D10DD" w14:paraId="470708ED" w14:textId="77777777">
        <w:tc>
          <w:tcPr>
            <w:tcW w:w="625" w:type="dxa"/>
          </w:tcPr>
          <w:p w14:paraId="0000014D" w14:textId="77777777" w:rsidR="007D10DD" w:rsidRDefault="00000000">
            <w:r>
              <w:t>5</w:t>
            </w:r>
          </w:p>
        </w:tc>
        <w:tc>
          <w:tcPr>
            <w:tcW w:w="1980" w:type="dxa"/>
          </w:tcPr>
          <w:p w14:paraId="0000014E" w14:textId="77777777" w:rsidR="007D10DD" w:rsidRDefault="00000000">
            <w:r>
              <w:t>Arab Bank for Economic Development in Africa</w:t>
            </w:r>
          </w:p>
        </w:tc>
        <w:tc>
          <w:tcPr>
            <w:tcW w:w="1170" w:type="dxa"/>
          </w:tcPr>
          <w:p w14:paraId="0000014F" w14:textId="77777777" w:rsidR="007D10DD" w:rsidRDefault="00000000">
            <w:r>
              <w:t>No</w:t>
            </w:r>
          </w:p>
        </w:tc>
        <w:tc>
          <w:tcPr>
            <w:tcW w:w="990" w:type="dxa"/>
            <w:shd w:val="clear" w:color="auto" w:fill="C5E0B3"/>
          </w:tcPr>
          <w:p w14:paraId="00000150" w14:textId="77777777" w:rsidR="007D10DD" w:rsidRDefault="00000000">
            <w:r>
              <w:t>Yes</w:t>
            </w:r>
          </w:p>
        </w:tc>
        <w:tc>
          <w:tcPr>
            <w:tcW w:w="885" w:type="dxa"/>
            <w:shd w:val="clear" w:color="auto" w:fill="auto"/>
          </w:tcPr>
          <w:p w14:paraId="00000151" w14:textId="77777777" w:rsidR="007D10DD" w:rsidRDefault="00000000">
            <w:r>
              <w:t>NA</w:t>
            </w:r>
          </w:p>
        </w:tc>
        <w:tc>
          <w:tcPr>
            <w:tcW w:w="2467" w:type="dxa"/>
          </w:tcPr>
          <w:p w14:paraId="00000152" w14:textId="77777777" w:rsidR="007D10DD" w:rsidRDefault="00000000">
            <w:r>
              <w:t>2005—2020</w:t>
            </w:r>
          </w:p>
        </w:tc>
        <w:tc>
          <w:tcPr>
            <w:tcW w:w="1688" w:type="dxa"/>
          </w:tcPr>
          <w:p w14:paraId="00000153" w14:textId="77777777" w:rsidR="007D10DD" w:rsidRDefault="00000000">
            <w:r>
              <w:t>$355M</w:t>
            </w:r>
          </w:p>
        </w:tc>
      </w:tr>
      <w:tr w:rsidR="007D10DD" w14:paraId="73EE4ABB" w14:textId="77777777">
        <w:tc>
          <w:tcPr>
            <w:tcW w:w="625" w:type="dxa"/>
          </w:tcPr>
          <w:p w14:paraId="00000154" w14:textId="77777777" w:rsidR="007D10DD" w:rsidRDefault="00000000">
            <w:r>
              <w:t>6</w:t>
            </w:r>
          </w:p>
        </w:tc>
        <w:tc>
          <w:tcPr>
            <w:tcW w:w="1980" w:type="dxa"/>
          </w:tcPr>
          <w:p w14:paraId="00000155" w14:textId="77777777" w:rsidR="007D10DD" w:rsidRDefault="00000000">
            <w:r>
              <w:t>Arab Fund for Economic and Social Development (AFESD)</w:t>
            </w:r>
          </w:p>
        </w:tc>
        <w:tc>
          <w:tcPr>
            <w:tcW w:w="1170" w:type="dxa"/>
          </w:tcPr>
          <w:p w14:paraId="00000156" w14:textId="77777777" w:rsidR="007D10DD" w:rsidRDefault="00000000">
            <w:r>
              <w:t>No</w:t>
            </w:r>
          </w:p>
        </w:tc>
        <w:tc>
          <w:tcPr>
            <w:tcW w:w="990" w:type="dxa"/>
            <w:shd w:val="clear" w:color="auto" w:fill="C5E0B3"/>
          </w:tcPr>
          <w:p w14:paraId="00000157" w14:textId="77777777" w:rsidR="007D10DD" w:rsidRDefault="00000000">
            <w:r>
              <w:t>Yes</w:t>
            </w:r>
          </w:p>
        </w:tc>
        <w:tc>
          <w:tcPr>
            <w:tcW w:w="885" w:type="dxa"/>
            <w:shd w:val="clear" w:color="auto" w:fill="auto"/>
          </w:tcPr>
          <w:p w14:paraId="00000158" w14:textId="77777777" w:rsidR="007D10DD" w:rsidRDefault="00000000">
            <w:r>
              <w:t>NA</w:t>
            </w:r>
          </w:p>
        </w:tc>
        <w:tc>
          <w:tcPr>
            <w:tcW w:w="2467" w:type="dxa"/>
          </w:tcPr>
          <w:p w14:paraId="00000159" w14:textId="77777777" w:rsidR="007D10DD" w:rsidRDefault="00000000">
            <w:r>
              <w:t>2006—2020</w:t>
            </w:r>
          </w:p>
        </w:tc>
        <w:tc>
          <w:tcPr>
            <w:tcW w:w="1688" w:type="dxa"/>
          </w:tcPr>
          <w:p w14:paraId="0000015A" w14:textId="77777777" w:rsidR="007D10DD" w:rsidRDefault="00000000">
            <w:r>
              <w:t>$4702M</w:t>
            </w:r>
          </w:p>
        </w:tc>
      </w:tr>
      <w:tr w:rsidR="007D10DD" w14:paraId="35361F77" w14:textId="77777777">
        <w:tc>
          <w:tcPr>
            <w:tcW w:w="625" w:type="dxa"/>
          </w:tcPr>
          <w:p w14:paraId="0000015B" w14:textId="77777777" w:rsidR="007D10DD" w:rsidRDefault="00000000">
            <w:r>
              <w:t>7</w:t>
            </w:r>
          </w:p>
        </w:tc>
        <w:tc>
          <w:tcPr>
            <w:tcW w:w="1980" w:type="dxa"/>
          </w:tcPr>
          <w:p w14:paraId="0000015C" w14:textId="77777777" w:rsidR="007D10DD" w:rsidRDefault="00000000">
            <w:r>
              <w:t>Arab Fund for Technical Assistance to African and Arab Countries</w:t>
            </w:r>
            <w:r>
              <w:rPr>
                <w:vertAlign w:val="superscript"/>
              </w:rPr>
              <w:footnoteReference w:id="40"/>
            </w:r>
          </w:p>
        </w:tc>
        <w:tc>
          <w:tcPr>
            <w:tcW w:w="1170" w:type="dxa"/>
          </w:tcPr>
          <w:p w14:paraId="0000015D" w14:textId="77777777" w:rsidR="007D10DD" w:rsidRDefault="00000000">
            <w:r>
              <w:t>No</w:t>
            </w:r>
          </w:p>
        </w:tc>
        <w:tc>
          <w:tcPr>
            <w:tcW w:w="990" w:type="dxa"/>
            <w:shd w:val="clear" w:color="auto" w:fill="auto"/>
          </w:tcPr>
          <w:p w14:paraId="0000015E" w14:textId="77777777" w:rsidR="007D10DD" w:rsidRDefault="00000000">
            <w:r>
              <w:t>Yes</w:t>
            </w:r>
          </w:p>
        </w:tc>
        <w:tc>
          <w:tcPr>
            <w:tcW w:w="885" w:type="dxa"/>
            <w:shd w:val="clear" w:color="auto" w:fill="auto"/>
          </w:tcPr>
          <w:p w14:paraId="0000015F" w14:textId="77777777" w:rsidR="007D10DD" w:rsidRDefault="00000000">
            <w:r>
              <w:t>NA</w:t>
            </w:r>
          </w:p>
        </w:tc>
        <w:tc>
          <w:tcPr>
            <w:tcW w:w="2467" w:type="dxa"/>
          </w:tcPr>
          <w:p w14:paraId="00000160" w14:textId="77777777" w:rsidR="007D10DD" w:rsidRDefault="00000000">
            <w:r>
              <w:t>None</w:t>
            </w:r>
          </w:p>
        </w:tc>
        <w:tc>
          <w:tcPr>
            <w:tcW w:w="1688" w:type="dxa"/>
          </w:tcPr>
          <w:p w14:paraId="00000161" w14:textId="77777777" w:rsidR="007D10DD" w:rsidRDefault="00000000">
            <w:r>
              <w:t>None</w:t>
            </w:r>
          </w:p>
        </w:tc>
      </w:tr>
      <w:tr w:rsidR="007D10DD" w14:paraId="5EC1A308" w14:textId="77777777">
        <w:tc>
          <w:tcPr>
            <w:tcW w:w="625" w:type="dxa"/>
          </w:tcPr>
          <w:p w14:paraId="00000162" w14:textId="77777777" w:rsidR="007D10DD" w:rsidRDefault="00000000">
            <w:r>
              <w:lastRenderedPageBreak/>
              <w:t>8</w:t>
            </w:r>
          </w:p>
        </w:tc>
        <w:tc>
          <w:tcPr>
            <w:tcW w:w="1980" w:type="dxa"/>
          </w:tcPr>
          <w:p w14:paraId="00000163" w14:textId="77777777" w:rsidR="007D10DD" w:rsidRDefault="00000000">
            <w:r>
              <w:t>Asian Development Bank</w:t>
            </w:r>
          </w:p>
        </w:tc>
        <w:tc>
          <w:tcPr>
            <w:tcW w:w="1170" w:type="dxa"/>
            <w:shd w:val="clear" w:color="auto" w:fill="auto"/>
          </w:tcPr>
          <w:p w14:paraId="00000164" w14:textId="77777777" w:rsidR="007D10DD" w:rsidRDefault="00000000">
            <w:r>
              <w:t xml:space="preserve">Yes </w:t>
            </w:r>
          </w:p>
        </w:tc>
        <w:tc>
          <w:tcPr>
            <w:tcW w:w="990" w:type="dxa"/>
            <w:shd w:val="clear" w:color="auto" w:fill="C5E0B3"/>
          </w:tcPr>
          <w:p w14:paraId="00000165" w14:textId="77777777" w:rsidR="007D10DD" w:rsidRDefault="00000000">
            <w:r>
              <w:t>Yes</w:t>
            </w:r>
            <w:r>
              <w:rPr>
                <w:vertAlign w:val="superscript"/>
              </w:rPr>
              <w:footnoteReference w:id="41"/>
            </w:r>
          </w:p>
        </w:tc>
        <w:tc>
          <w:tcPr>
            <w:tcW w:w="885" w:type="dxa"/>
            <w:shd w:val="clear" w:color="auto" w:fill="auto"/>
          </w:tcPr>
          <w:p w14:paraId="00000166" w14:textId="77777777" w:rsidR="007D10DD" w:rsidRDefault="00000000">
            <w:r>
              <w:t>NA</w:t>
            </w:r>
          </w:p>
        </w:tc>
        <w:tc>
          <w:tcPr>
            <w:tcW w:w="2467" w:type="dxa"/>
          </w:tcPr>
          <w:p w14:paraId="00000167" w14:textId="77777777" w:rsidR="007D10DD" w:rsidRDefault="00000000">
            <w:r>
              <w:t>2005—2020</w:t>
            </w:r>
          </w:p>
        </w:tc>
        <w:tc>
          <w:tcPr>
            <w:tcW w:w="1688" w:type="dxa"/>
          </w:tcPr>
          <w:p w14:paraId="00000168" w14:textId="77777777" w:rsidR="007D10DD" w:rsidRDefault="00000000">
            <w:r>
              <w:t>$3721M</w:t>
            </w:r>
          </w:p>
        </w:tc>
      </w:tr>
      <w:tr w:rsidR="007D10DD" w14:paraId="7F0F752C" w14:textId="77777777">
        <w:tc>
          <w:tcPr>
            <w:tcW w:w="625" w:type="dxa"/>
          </w:tcPr>
          <w:p w14:paraId="00000169" w14:textId="77777777" w:rsidR="007D10DD" w:rsidRDefault="00000000">
            <w:r>
              <w:t>9</w:t>
            </w:r>
          </w:p>
        </w:tc>
        <w:tc>
          <w:tcPr>
            <w:tcW w:w="1980" w:type="dxa"/>
          </w:tcPr>
          <w:p w14:paraId="0000016A" w14:textId="77777777" w:rsidR="007D10DD" w:rsidRDefault="00000000">
            <w:r>
              <w:t>Asian Infrastructure Investment Bank</w:t>
            </w:r>
            <w:r>
              <w:rPr>
                <w:vertAlign w:val="superscript"/>
              </w:rPr>
              <w:footnoteReference w:id="42"/>
            </w:r>
          </w:p>
        </w:tc>
        <w:tc>
          <w:tcPr>
            <w:tcW w:w="1170" w:type="dxa"/>
          </w:tcPr>
          <w:p w14:paraId="0000016B" w14:textId="77777777" w:rsidR="007D10DD" w:rsidRDefault="00000000">
            <w:r>
              <w:t>No</w:t>
            </w:r>
          </w:p>
        </w:tc>
        <w:tc>
          <w:tcPr>
            <w:tcW w:w="990" w:type="dxa"/>
            <w:shd w:val="clear" w:color="auto" w:fill="auto"/>
          </w:tcPr>
          <w:p w14:paraId="0000016C" w14:textId="77777777" w:rsidR="007D10DD" w:rsidRDefault="00000000">
            <w:r>
              <w:t>Yes</w:t>
            </w:r>
          </w:p>
        </w:tc>
        <w:tc>
          <w:tcPr>
            <w:tcW w:w="885" w:type="dxa"/>
            <w:shd w:val="clear" w:color="auto" w:fill="auto"/>
          </w:tcPr>
          <w:p w14:paraId="0000016D" w14:textId="77777777" w:rsidR="007D10DD" w:rsidRDefault="00000000">
            <w:r>
              <w:t>NA</w:t>
            </w:r>
          </w:p>
        </w:tc>
        <w:tc>
          <w:tcPr>
            <w:tcW w:w="2467" w:type="dxa"/>
          </w:tcPr>
          <w:p w14:paraId="0000016E" w14:textId="77777777" w:rsidR="007D10DD" w:rsidRDefault="00000000">
            <w:r>
              <w:t>None</w:t>
            </w:r>
          </w:p>
        </w:tc>
        <w:tc>
          <w:tcPr>
            <w:tcW w:w="1688" w:type="dxa"/>
          </w:tcPr>
          <w:p w14:paraId="0000016F" w14:textId="77777777" w:rsidR="007D10DD" w:rsidRDefault="00000000">
            <w:r>
              <w:t>None</w:t>
            </w:r>
          </w:p>
        </w:tc>
      </w:tr>
      <w:tr w:rsidR="007D10DD" w14:paraId="53068402" w14:textId="77777777">
        <w:tc>
          <w:tcPr>
            <w:tcW w:w="625" w:type="dxa"/>
          </w:tcPr>
          <w:p w14:paraId="00000170" w14:textId="77777777" w:rsidR="007D10DD" w:rsidRDefault="00000000">
            <w:r>
              <w:t>10</w:t>
            </w:r>
          </w:p>
        </w:tc>
        <w:tc>
          <w:tcPr>
            <w:tcW w:w="1980" w:type="dxa"/>
          </w:tcPr>
          <w:p w14:paraId="00000171" w14:textId="77777777" w:rsidR="007D10DD" w:rsidRDefault="00000000">
            <w:r>
              <w:t>West African Development Bank</w:t>
            </w:r>
            <w:r>
              <w:rPr>
                <w:vertAlign w:val="superscript"/>
              </w:rPr>
              <w:footnoteReference w:id="43"/>
            </w:r>
          </w:p>
        </w:tc>
        <w:tc>
          <w:tcPr>
            <w:tcW w:w="1170" w:type="dxa"/>
            <w:shd w:val="clear" w:color="auto" w:fill="auto"/>
          </w:tcPr>
          <w:p w14:paraId="00000172" w14:textId="77777777" w:rsidR="007D10DD" w:rsidRDefault="00000000">
            <w:r>
              <w:t>Yes</w:t>
            </w:r>
          </w:p>
        </w:tc>
        <w:tc>
          <w:tcPr>
            <w:tcW w:w="990" w:type="dxa"/>
          </w:tcPr>
          <w:p w14:paraId="00000173" w14:textId="77777777" w:rsidR="007D10DD" w:rsidRDefault="00000000">
            <w:r>
              <w:t>No</w:t>
            </w:r>
          </w:p>
        </w:tc>
        <w:tc>
          <w:tcPr>
            <w:tcW w:w="885" w:type="dxa"/>
            <w:shd w:val="clear" w:color="auto" w:fill="auto"/>
          </w:tcPr>
          <w:p w14:paraId="00000174" w14:textId="77777777" w:rsidR="007D10DD" w:rsidRDefault="00000000">
            <w:r>
              <w:t>NA</w:t>
            </w:r>
          </w:p>
        </w:tc>
        <w:tc>
          <w:tcPr>
            <w:tcW w:w="2467" w:type="dxa"/>
          </w:tcPr>
          <w:p w14:paraId="00000175" w14:textId="77777777" w:rsidR="007D10DD" w:rsidRDefault="00000000">
            <w:r>
              <w:t>None</w:t>
            </w:r>
          </w:p>
        </w:tc>
        <w:tc>
          <w:tcPr>
            <w:tcW w:w="1688" w:type="dxa"/>
          </w:tcPr>
          <w:p w14:paraId="00000176" w14:textId="77777777" w:rsidR="007D10DD" w:rsidRDefault="00000000">
            <w:r>
              <w:t>None</w:t>
            </w:r>
          </w:p>
        </w:tc>
      </w:tr>
      <w:tr w:rsidR="007D10DD" w14:paraId="607D830F" w14:textId="77777777">
        <w:tc>
          <w:tcPr>
            <w:tcW w:w="625" w:type="dxa"/>
          </w:tcPr>
          <w:p w14:paraId="00000177" w14:textId="77777777" w:rsidR="007D10DD" w:rsidRDefault="00000000">
            <w:r>
              <w:t>11</w:t>
            </w:r>
          </w:p>
        </w:tc>
        <w:tc>
          <w:tcPr>
            <w:tcW w:w="1980" w:type="dxa"/>
          </w:tcPr>
          <w:p w14:paraId="00000178" w14:textId="77777777" w:rsidR="007D10DD" w:rsidRDefault="00000000">
            <w:r>
              <w:t>Black Sea Trade &amp; Development Bank</w:t>
            </w:r>
            <w:r>
              <w:rPr>
                <w:vertAlign w:val="superscript"/>
              </w:rPr>
              <w:footnoteReference w:id="44"/>
            </w:r>
          </w:p>
        </w:tc>
        <w:tc>
          <w:tcPr>
            <w:tcW w:w="1170" w:type="dxa"/>
          </w:tcPr>
          <w:p w14:paraId="00000179" w14:textId="77777777" w:rsidR="007D10DD" w:rsidRDefault="00000000">
            <w:r>
              <w:t>No</w:t>
            </w:r>
          </w:p>
        </w:tc>
        <w:tc>
          <w:tcPr>
            <w:tcW w:w="990" w:type="dxa"/>
            <w:shd w:val="clear" w:color="auto" w:fill="auto"/>
          </w:tcPr>
          <w:p w14:paraId="0000017A" w14:textId="77777777" w:rsidR="007D10DD" w:rsidRDefault="00000000">
            <w:r>
              <w:t>Yes</w:t>
            </w:r>
          </w:p>
        </w:tc>
        <w:tc>
          <w:tcPr>
            <w:tcW w:w="885" w:type="dxa"/>
            <w:shd w:val="clear" w:color="auto" w:fill="auto"/>
          </w:tcPr>
          <w:p w14:paraId="0000017B" w14:textId="77777777" w:rsidR="007D10DD" w:rsidRDefault="00000000">
            <w:r>
              <w:t>NA</w:t>
            </w:r>
          </w:p>
        </w:tc>
        <w:tc>
          <w:tcPr>
            <w:tcW w:w="2467" w:type="dxa"/>
          </w:tcPr>
          <w:p w14:paraId="0000017C" w14:textId="77777777" w:rsidR="007D10DD" w:rsidRDefault="00000000">
            <w:r>
              <w:t>None</w:t>
            </w:r>
          </w:p>
        </w:tc>
        <w:tc>
          <w:tcPr>
            <w:tcW w:w="1688" w:type="dxa"/>
          </w:tcPr>
          <w:p w14:paraId="0000017D" w14:textId="77777777" w:rsidR="007D10DD" w:rsidRDefault="00000000">
            <w:r>
              <w:t>None</w:t>
            </w:r>
          </w:p>
        </w:tc>
      </w:tr>
      <w:tr w:rsidR="007D10DD" w14:paraId="4A19BCA7" w14:textId="77777777">
        <w:tc>
          <w:tcPr>
            <w:tcW w:w="625" w:type="dxa"/>
          </w:tcPr>
          <w:p w14:paraId="0000017E" w14:textId="77777777" w:rsidR="007D10DD" w:rsidRDefault="00000000">
            <w:r>
              <w:t>12</w:t>
            </w:r>
          </w:p>
        </w:tc>
        <w:tc>
          <w:tcPr>
            <w:tcW w:w="1980" w:type="dxa"/>
          </w:tcPr>
          <w:p w14:paraId="0000017F" w14:textId="77777777" w:rsidR="007D10DD" w:rsidRDefault="00000000">
            <w:r>
              <w:t>CABI</w:t>
            </w:r>
          </w:p>
        </w:tc>
        <w:tc>
          <w:tcPr>
            <w:tcW w:w="1170" w:type="dxa"/>
            <w:shd w:val="clear" w:color="auto" w:fill="C5E0B3"/>
          </w:tcPr>
          <w:p w14:paraId="00000180" w14:textId="77777777" w:rsidR="007D10DD" w:rsidRDefault="00000000">
            <w:r>
              <w:t>Yes</w:t>
            </w:r>
          </w:p>
        </w:tc>
        <w:tc>
          <w:tcPr>
            <w:tcW w:w="990" w:type="dxa"/>
          </w:tcPr>
          <w:p w14:paraId="00000181" w14:textId="77777777" w:rsidR="007D10DD" w:rsidRDefault="00000000">
            <w:r>
              <w:t>No</w:t>
            </w:r>
          </w:p>
        </w:tc>
        <w:tc>
          <w:tcPr>
            <w:tcW w:w="885" w:type="dxa"/>
            <w:shd w:val="clear" w:color="auto" w:fill="auto"/>
          </w:tcPr>
          <w:p w14:paraId="00000182" w14:textId="77777777" w:rsidR="007D10DD" w:rsidRDefault="00000000">
            <w:r>
              <w:t>NA</w:t>
            </w:r>
          </w:p>
        </w:tc>
        <w:tc>
          <w:tcPr>
            <w:tcW w:w="2467" w:type="dxa"/>
          </w:tcPr>
          <w:p w14:paraId="00000183" w14:textId="77777777" w:rsidR="007D10DD" w:rsidRDefault="00000000">
            <w:r>
              <w:t>2020</w:t>
            </w:r>
          </w:p>
        </w:tc>
        <w:tc>
          <w:tcPr>
            <w:tcW w:w="1688" w:type="dxa"/>
          </w:tcPr>
          <w:p w14:paraId="00000184" w14:textId="77777777" w:rsidR="007D10DD" w:rsidRDefault="00000000">
            <w:r>
              <w:t>$10M</w:t>
            </w:r>
          </w:p>
        </w:tc>
      </w:tr>
      <w:tr w:rsidR="007D10DD" w14:paraId="07BED8F0" w14:textId="77777777">
        <w:tc>
          <w:tcPr>
            <w:tcW w:w="625" w:type="dxa"/>
          </w:tcPr>
          <w:p w14:paraId="00000185" w14:textId="77777777" w:rsidR="007D10DD" w:rsidRDefault="00000000">
            <w:r>
              <w:t>13</w:t>
            </w:r>
          </w:p>
        </w:tc>
        <w:tc>
          <w:tcPr>
            <w:tcW w:w="1980" w:type="dxa"/>
          </w:tcPr>
          <w:p w14:paraId="00000186" w14:textId="77777777" w:rsidR="007D10DD" w:rsidRDefault="00000000">
            <w:r>
              <w:t>Caribbean Development Bank</w:t>
            </w:r>
          </w:p>
        </w:tc>
        <w:tc>
          <w:tcPr>
            <w:tcW w:w="1170" w:type="dxa"/>
          </w:tcPr>
          <w:p w14:paraId="00000187" w14:textId="77777777" w:rsidR="007D10DD" w:rsidRDefault="00000000">
            <w:r>
              <w:t>Yes</w:t>
            </w:r>
          </w:p>
        </w:tc>
        <w:tc>
          <w:tcPr>
            <w:tcW w:w="990" w:type="dxa"/>
            <w:shd w:val="clear" w:color="auto" w:fill="C5E0B3"/>
          </w:tcPr>
          <w:p w14:paraId="00000188" w14:textId="77777777" w:rsidR="007D10DD" w:rsidRDefault="00000000">
            <w:r>
              <w:t>Yes</w:t>
            </w:r>
            <w:r>
              <w:rPr>
                <w:vertAlign w:val="superscript"/>
              </w:rPr>
              <w:footnoteReference w:id="45"/>
            </w:r>
          </w:p>
        </w:tc>
        <w:tc>
          <w:tcPr>
            <w:tcW w:w="885" w:type="dxa"/>
            <w:shd w:val="clear" w:color="auto" w:fill="auto"/>
          </w:tcPr>
          <w:p w14:paraId="00000189" w14:textId="77777777" w:rsidR="007D10DD" w:rsidRDefault="00000000">
            <w:r>
              <w:t>NA</w:t>
            </w:r>
          </w:p>
        </w:tc>
        <w:tc>
          <w:tcPr>
            <w:tcW w:w="2467" w:type="dxa"/>
          </w:tcPr>
          <w:p w14:paraId="0000018A" w14:textId="77777777" w:rsidR="007D10DD" w:rsidRDefault="00000000">
            <w:r>
              <w:t>2015—2020</w:t>
            </w:r>
          </w:p>
        </w:tc>
        <w:tc>
          <w:tcPr>
            <w:tcW w:w="1688" w:type="dxa"/>
          </w:tcPr>
          <w:p w14:paraId="0000018B" w14:textId="77777777" w:rsidR="007D10DD" w:rsidRDefault="00000000">
            <w:r>
              <w:t>$47M</w:t>
            </w:r>
          </w:p>
        </w:tc>
      </w:tr>
      <w:tr w:rsidR="007D10DD" w14:paraId="5925D0FF" w14:textId="77777777">
        <w:tc>
          <w:tcPr>
            <w:tcW w:w="625" w:type="dxa"/>
          </w:tcPr>
          <w:p w14:paraId="0000018C" w14:textId="77777777" w:rsidR="007D10DD" w:rsidRDefault="00000000">
            <w:r>
              <w:t>14</w:t>
            </w:r>
          </w:p>
        </w:tc>
        <w:tc>
          <w:tcPr>
            <w:tcW w:w="1980" w:type="dxa"/>
          </w:tcPr>
          <w:p w14:paraId="0000018D" w14:textId="77777777" w:rsidR="007D10DD" w:rsidRDefault="00000000">
            <w:r>
              <w:t>Center of Excellence in Finance</w:t>
            </w:r>
            <w:r>
              <w:rPr>
                <w:vertAlign w:val="superscript"/>
              </w:rPr>
              <w:footnoteReference w:id="46"/>
            </w:r>
          </w:p>
        </w:tc>
        <w:tc>
          <w:tcPr>
            <w:tcW w:w="1170" w:type="dxa"/>
          </w:tcPr>
          <w:p w14:paraId="0000018E" w14:textId="77777777" w:rsidR="007D10DD" w:rsidRDefault="00000000">
            <w:r>
              <w:t>No</w:t>
            </w:r>
          </w:p>
        </w:tc>
        <w:tc>
          <w:tcPr>
            <w:tcW w:w="990" w:type="dxa"/>
            <w:shd w:val="clear" w:color="auto" w:fill="auto"/>
          </w:tcPr>
          <w:p w14:paraId="0000018F" w14:textId="77777777" w:rsidR="007D10DD" w:rsidRDefault="00000000">
            <w:r>
              <w:t>Yes</w:t>
            </w:r>
          </w:p>
        </w:tc>
        <w:tc>
          <w:tcPr>
            <w:tcW w:w="885" w:type="dxa"/>
            <w:shd w:val="clear" w:color="auto" w:fill="auto"/>
          </w:tcPr>
          <w:p w14:paraId="00000190" w14:textId="77777777" w:rsidR="007D10DD" w:rsidRDefault="00000000">
            <w:r>
              <w:t>NA</w:t>
            </w:r>
          </w:p>
        </w:tc>
        <w:tc>
          <w:tcPr>
            <w:tcW w:w="2467" w:type="dxa"/>
          </w:tcPr>
          <w:p w14:paraId="00000191" w14:textId="77777777" w:rsidR="007D10DD" w:rsidRDefault="00000000">
            <w:r>
              <w:t>None</w:t>
            </w:r>
          </w:p>
        </w:tc>
        <w:tc>
          <w:tcPr>
            <w:tcW w:w="1688" w:type="dxa"/>
          </w:tcPr>
          <w:p w14:paraId="00000192" w14:textId="77777777" w:rsidR="007D10DD" w:rsidRDefault="00000000">
            <w:r>
              <w:t>None</w:t>
            </w:r>
          </w:p>
        </w:tc>
      </w:tr>
      <w:tr w:rsidR="007D10DD" w14:paraId="2A6338F6" w14:textId="77777777">
        <w:tc>
          <w:tcPr>
            <w:tcW w:w="625" w:type="dxa"/>
          </w:tcPr>
          <w:p w14:paraId="00000193" w14:textId="77777777" w:rsidR="007D10DD" w:rsidRDefault="00000000">
            <w:r>
              <w:t>15</w:t>
            </w:r>
          </w:p>
        </w:tc>
        <w:tc>
          <w:tcPr>
            <w:tcW w:w="1980" w:type="dxa"/>
          </w:tcPr>
          <w:p w14:paraId="00000194" w14:textId="77777777" w:rsidR="007D10DD" w:rsidRDefault="00000000">
            <w:r>
              <w:t>Climate Investment Funds</w:t>
            </w:r>
          </w:p>
        </w:tc>
        <w:tc>
          <w:tcPr>
            <w:tcW w:w="1170" w:type="dxa"/>
          </w:tcPr>
          <w:p w14:paraId="00000195" w14:textId="77777777" w:rsidR="007D10DD" w:rsidRDefault="00000000">
            <w:r>
              <w:t>Yes</w:t>
            </w:r>
          </w:p>
        </w:tc>
        <w:tc>
          <w:tcPr>
            <w:tcW w:w="990" w:type="dxa"/>
            <w:shd w:val="clear" w:color="auto" w:fill="C5E0B3"/>
          </w:tcPr>
          <w:p w14:paraId="00000196" w14:textId="77777777" w:rsidR="007D10DD" w:rsidRDefault="00000000">
            <w:r>
              <w:t>Yes</w:t>
            </w:r>
            <w:r>
              <w:rPr>
                <w:vertAlign w:val="superscript"/>
              </w:rPr>
              <w:footnoteReference w:id="47"/>
            </w:r>
          </w:p>
        </w:tc>
        <w:tc>
          <w:tcPr>
            <w:tcW w:w="885" w:type="dxa"/>
            <w:shd w:val="clear" w:color="auto" w:fill="auto"/>
          </w:tcPr>
          <w:p w14:paraId="00000197" w14:textId="77777777" w:rsidR="007D10DD" w:rsidRDefault="00000000">
            <w:r>
              <w:t>NA</w:t>
            </w:r>
          </w:p>
        </w:tc>
        <w:tc>
          <w:tcPr>
            <w:tcW w:w="2467" w:type="dxa"/>
          </w:tcPr>
          <w:p w14:paraId="00000198" w14:textId="77777777" w:rsidR="007D10DD" w:rsidRDefault="00000000">
            <w:r>
              <w:t>2013—2020</w:t>
            </w:r>
          </w:p>
        </w:tc>
        <w:tc>
          <w:tcPr>
            <w:tcW w:w="1688" w:type="dxa"/>
          </w:tcPr>
          <w:p w14:paraId="00000199" w14:textId="77777777" w:rsidR="007D10DD" w:rsidRDefault="00000000">
            <w:r>
              <w:t>$486M</w:t>
            </w:r>
          </w:p>
        </w:tc>
      </w:tr>
      <w:tr w:rsidR="007D10DD" w14:paraId="3B8CEDCA" w14:textId="77777777">
        <w:tc>
          <w:tcPr>
            <w:tcW w:w="625" w:type="dxa"/>
          </w:tcPr>
          <w:p w14:paraId="0000019A" w14:textId="77777777" w:rsidR="007D10DD" w:rsidRDefault="00000000">
            <w:r>
              <w:t>16</w:t>
            </w:r>
          </w:p>
        </w:tc>
        <w:tc>
          <w:tcPr>
            <w:tcW w:w="1980" w:type="dxa"/>
          </w:tcPr>
          <w:p w14:paraId="0000019B" w14:textId="77777777" w:rsidR="007D10DD" w:rsidRDefault="00000000">
            <w:r>
              <w:t>Council of Europe</w:t>
            </w:r>
          </w:p>
        </w:tc>
        <w:tc>
          <w:tcPr>
            <w:tcW w:w="1170" w:type="dxa"/>
          </w:tcPr>
          <w:p w14:paraId="0000019C" w14:textId="77777777" w:rsidR="007D10DD" w:rsidRDefault="00000000">
            <w:r>
              <w:t>No</w:t>
            </w:r>
          </w:p>
        </w:tc>
        <w:tc>
          <w:tcPr>
            <w:tcW w:w="990" w:type="dxa"/>
            <w:shd w:val="clear" w:color="auto" w:fill="auto"/>
          </w:tcPr>
          <w:p w14:paraId="0000019D" w14:textId="77777777" w:rsidR="007D10DD" w:rsidRDefault="00000000">
            <w:r>
              <w:t>Yes</w:t>
            </w:r>
          </w:p>
        </w:tc>
        <w:tc>
          <w:tcPr>
            <w:tcW w:w="885" w:type="dxa"/>
            <w:shd w:val="clear" w:color="auto" w:fill="auto"/>
          </w:tcPr>
          <w:p w14:paraId="0000019E" w14:textId="77777777" w:rsidR="007D10DD" w:rsidRDefault="00000000">
            <w:r>
              <w:t>NA</w:t>
            </w:r>
          </w:p>
        </w:tc>
        <w:tc>
          <w:tcPr>
            <w:tcW w:w="2467" w:type="dxa"/>
          </w:tcPr>
          <w:p w14:paraId="0000019F" w14:textId="77777777" w:rsidR="007D10DD" w:rsidRDefault="00000000">
            <w:r>
              <w:t>None</w:t>
            </w:r>
          </w:p>
        </w:tc>
        <w:tc>
          <w:tcPr>
            <w:tcW w:w="1688" w:type="dxa"/>
          </w:tcPr>
          <w:p w14:paraId="000001A0" w14:textId="77777777" w:rsidR="007D10DD" w:rsidRDefault="00000000">
            <w:r>
              <w:t>None</w:t>
            </w:r>
          </w:p>
        </w:tc>
      </w:tr>
      <w:tr w:rsidR="007D10DD" w14:paraId="7EAE233F" w14:textId="77777777">
        <w:tc>
          <w:tcPr>
            <w:tcW w:w="625" w:type="dxa"/>
          </w:tcPr>
          <w:p w14:paraId="000001A1" w14:textId="77777777" w:rsidR="007D10DD" w:rsidRDefault="00000000">
            <w:r>
              <w:t>17</w:t>
            </w:r>
          </w:p>
        </w:tc>
        <w:tc>
          <w:tcPr>
            <w:tcW w:w="1980" w:type="dxa"/>
          </w:tcPr>
          <w:p w14:paraId="000001A2" w14:textId="77777777" w:rsidR="007D10DD" w:rsidRDefault="00000000">
            <w:r>
              <w:t>Council of Europe Development Bank</w:t>
            </w:r>
            <w:r>
              <w:rPr>
                <w:vertAlign w:val="superscript"/>
              </w:rPr>
              <w:footnoteReference w:id="48"/>
            </w:r>
          </w:p>
        </w:tc>
        <w:tc>
          <w:tcPr>
            <w:tcW w:w="1170" w:type="dxa"/>
          </w:tcPr>
          <w:p w14:paraId="000001A3" w14:textId="77777777" w:rsidR="007D10DD" w:rsidRDefault="00000000">
            <w:r>
              <w:t>No</w:t>
            </w:r>
          </w:p>
        </w:tc>
        <w:tc>
          <w:tcPr>
            <w:tcW w:w="990" w:type="dxa"/>
            <w:shd w:val="clear" w:color="auto" w:fill="auto"/>
          </w:tcPr>
          <w:p w14:paraId="000001A4" w14:textId="77777777" w:rsidR="007D10DD" w:rsidRDefault="00000000">
            <w:r>
              <w:t>Yes</w:t>
            </w:r>
          </w:p>
        </w:tc>
        <w:tc>
          <w:tcPr>
            <w:tcW w:w="885" w:type="dxa"/>
            <w:shd w:val="clear" w:color="auto" w:fill="auto"/>
          </w:tcPr>
          <w:p w14:paraId="000001A5" w14:textId="77777777" w:rsidR="007D10DD" w:rsidRDefault="00000000">
            <w:r>
              <w:t>NA</w:t>
            </w:r>
          </w:p>
        </w:tc>
        <w:tc>
          <w:tcPr>
            <w:tcW w:w="2467" w:type="dxa"/>
          </w:tcPr>
          <w:p w14:paraId="000001A6" w14:textId="77777777" w:rsidR="007D10DD" w:rsidRDefault="00000000">
            <w:r>
              <w:t>None</w:t>
            </w:r>
          </w:p>
        </w:tc>
        <w:tc>
          <w:tcPr>
            <w:tcW w:w="1688" w:type="dxa"/>
          </w:tcPr>
          <w:p w14:paraId="000001A7" w14:textId="77777777" w:rsidR="007D10DD" w:rsidRDefault="00000000">
            <w:r>
              <w:t>None</w:t>
            </w:r>
          </w:p>
        </w:tc>
      </w:tr>
      <w:tr w:rsidR="007D10DD" w14:paraId="6C84D58B" w14:textId="77777777">
        <w:tc>
          <w:tcPr>
            <w:tcW w:w="625" w:type="dxa"/>
          </w:tcPr>
          <w:p w14:paraId="000001A8" w14:textId="77777777" w:rsidR="007D10DD" w:rsidRDefault="00000000">
            <w:r>
              <w:t>18</w:t>
            </w:r>
          </w:p>
        </w:tc>
        <w:tc>
          <w:tcPr>
            <w:tcW w:w="1980" w:type="dxa"/>
          </w:tcPr>
          <w:p w14:paraId="000001A9" w14:textId="77777777" w:rsidR="007D10DD" w:rsidRDefault="00000000">
            <w:r>
              <w:t>Credit Guarantee and Investment Facility</w:t>
            </w:r>
            <w:r>
              <w:rPr>
                <w:vertAlign w:val="superscript"/>
              </w:rPr>
              <w:footnoteReference w:id="49"/>
            </w:r>
          </w:p>
        </w:tc>
        <w:tc>
          <w:tcPr>
            <w:tcW w:w="1170" w:type="dxa"/>
          </w:tcPr>
          <w:p w14:paraId="000001AA" w14:textId="77777777" w:rsidR="007D10DD" w:rsidRDefault="00000000">
            <w:r>
              <w:t>No</w:t>
            </w:r>
          </w:p>
        </w:tc>
        <w:tc>
          <w:tcPr>
            <w:tcW w:w="990" w:type="dxa"/>
            <w:shd w:val="clear" w:color="auto" w:fill="auto"/>
          </w:tcPr>
          <w:p w14:paraId="000001AB" w14:textId="77777777" w:rsidR="007D10DD" w:rsidRDefault="00000000">
            <w:r>
              <w:t>Yes</w:t>
            </w:r>
          </w:p>
        </w:tc>
        <w:tc>
          <w:tcPr>
            <w:tcW w:w="885" w:type="dxa"/>
            <w:shd w:val="clear" w:color="auto" w:fill="auto"/>
          </w:tcPr>
          <w:p w14:paraId="000001AC" w14:textId="77777777" w:rsidR="007D10DD" w:rsidRDefault="00000000">
            <w:r>
              <w:t>NA</w:t>
            </w:r>
          </w:p>
        </w:tc>
        <w:tc>
          <w:tcPr>
            <w:tcW w:w="2467" w:type="dxa"/>
          </w:tcPr>
          <w:p w14:paraId="000001AD" w14:textId="77777777" w:rsidR="007D10DD" w:rsidRDefault="00000000">
            <w:r>
              <w:t>None</w:t>
            </w:r>
          </w:p>
        </w:tc>
        <w:tc>
          <w:tcPr>
            <w:tcW w:w="1688" w:type="dxa"/>
          </w:tcPr>
          <w:p w14:paraId="000001AE" w14:textId="77777777" w:rsidR="007D10DD" w:rsidRDefault="00000000">
            <w:r>
              <w:t>None</w:t>
            </w:r>
          </w:p>
        </w:tc>
      </w:tr>
      <w:tr w:rsidR="007D10DD" w14:paraId="3F01249D" w14:textId="77777777">
        <w:tc>
          <w:tcPr>
            <w:tcW w:w="625" w:type="dxa"/>
          </w:tcPr>
          <w:p w14:paraId="000001AF" w14:textId="77777777" w:rsidR="007D10DD" w:rsidRDefault="00000000">
            <w:r>
              <w:t>19</w:t>
            </w:r>
          </w:p>
        </w:tc>
        <w:tc>
          <w:tcPr>
            <w:tcW w:w="1980" w:type="dxa"/>
          </w:tcPr>
          <w:p w14:paraId="000001B0" w14:textId="77777777" w:rsidR="007D10DD" w:rsidRDefault="00000000">
            <w:r>
              <w:t>Development Bank of Latin America</w:t>
            </w:r>
          </w:p>
        </w:tc>
        <w:tc>
          <w:tcPr>
            <w:tcW w:w="1170" w:type="dxa"/>
          </w:tcPr>
          <w:p w14:paraId="000001B1" w14:textId="77777777" w:rsidR="007D10DD" w:rsidRDefault="00000000">
            <w:r>
              <w:t>No</w:t>
            </w:r>
          </w:p>
        </w:tc>
        <w:tc>
          <w:tcPr>
            <w:tcW w:w="990" w:type="dxa"/>
            <w:shd w:val="clear" w:color="auto" w:fill="C5E0B3"/>
          </w:tcPr>
          <w:p w14:paraId="000001B2" w14:textId="77777777" w:rsidR="007D10DD" w:rsidRDefault="00000000">
            <w:r>
              <w:t>Yes</w:t>
            </w:r>
          </w:p>
        </w:tc>
        <w:tc>
          <w:tcPr>
            <w:tcW w:w="885" w:type="dxa"/>
            <w:shd w:val="clear" w:color="auto" w:fill="auto"/>
          </w:tcPr>
          <w:p w14:paraId="000001B3" w14:textId="77777777" w:rsidR="007D10DD" w:rsidRDefault="00000000">
            <w:r>
              <w:t>NA</w:t>
            </w:r>
          </w:p>
        </w:tc>
        <w:tc>
          <w:tcPr>
            <w:tcW w:w="2467" w:type="dxa"/>
          </w:tcPr>
          <w:p w14:paraId="000001B4" w14:textId="77777777" w:rsidR="007D10DD" w:rsidRDefault="00000000">
            <w:r>
              <w:t>2016—2020</w:t>
            </w:r>
          </w:p>
        </w:tc>
        <w:tc>
          <w:tcPr>
            <w:tcW w:w="1688" w:type="dxa"/>
          </w:tcPr>
          <w:p w14:paraId="000001B5" w14:textId="77777777" w:rsidR="007D10DD" w:rsidRDefault="00000000">
            <w:r>
              <w:t>$7616M</w:t>
            </w:r>
          </w:p>
        </w:tc>
      </w:tr>
      <w:tr w:rsidR="007D10DD" w14:paraId="00D8AAE9" w14:textId="77777777">
        <w:tc>
          <w:tcPr>
            <w:tcW w:w="625" w:type="dxa"/>
          </w:tcPr>
          <w:p w14:paraId="000001B6" w14:textId="77777777" w:rsidR="007D10DD" w:rsidRDefault="00000000">
            <w:r>
              <w:t>20</w:t>
            </w:r>
          </w:p>
        </w:tc>
        <w:tc>
          <w:tcPr>
            <w:tcW w:w="1980" w:type="dxa"/>
          </w:tcPr>
          <w:p w14:paraId="000001B7" w14:textId="77777777" w:rsidR="007D10DD" w:rsidRDefault="00000000">
            <w:sdt>
              <w:sdtPr>
                <w:tag w:val="goog_rdk_1"/>
                <w:id w:val="1405884044"/>
              </w:sdtPr>
              <w:sdtContent>
                <w:commentRangeStart w:id="537"/>
              </w:sdtContent>
            </w:sdt>
            <w:r>
              <w:t xml:space="preserve">Enhanced </w:t>
            </w:r>
            <w:commentRangeEnd w:id="537"/>
            <w:r>
              <w:commentReference w:id="537"/>
            </w:r>
            <w:r>
              <w:t>Integrated Framework</w:t>
            </w:r>
          </w:p>
        </w:tc>
        <w:tc>
          <w:tcPr>
            <w:tcW w:w="1170" w:type="dxa"/>
            <w:shd w:val="clear" w:color="auto" w:fill="C5E0B3"/>
          </w:tcPr>
          <w:p w14:paraId="000001B8" w14:textId="77777777" w:rsidR="007D10DD" w:rsidRDefault="00000000">
            <w:r>
              <w:t>Yes</w:t>
            </w:r>
          </w:p>
        </w:tc>
        <w:tc>
          <w:tcPr>
            <w:tcW w:w="990" w:type="dxa"/>
          </w:tcPr>
          <w:p w14:paraId="000001B9" w14:textId="77777777" w:rsidR="007D10DD" w:rsidRDefault="00000000">
            <w:r>
              <w:t>No</w:t>
            </w:r>
          </w:p>
        </w:tc>
        <w:tc>
          <w:tcPr>
            <w:tcW w:w="885" w:type="dxa"/>
            <w:shd w:val="clear" w:color="auto" w:fill="auto"/>
          </w:tcPr>
          <w:p w14:paraId="000001BA" w14:textId="77777777" w:rsidR="007D10DD" w:rsidRDefault="00000000">
            <w:r>
              <w:t>NA</w:t>
            </w:r>
          </w:p>
        </w:tc>
        <w:tc>
          <w:tcPr>
            <w:tcW w:w="2467" w:type="dxa"/>
          </w:tcPr>
          <w:p w14:paraId="000001BB" w14:textId="77777777" w:rsidR="007D10DD" w:rsidRDefault="00000000">
            <w:r>
              <w:t>2008—2014</w:t>
            </w:r>
          </w:p>
        </w:tc>
        <w:tc>
          <w:tcPr>
            <w:tcW w:w="1688" w:type="dxa"/>
          </w:tcPr>
          <w:p w14:paraId="000001BC" w14:textId="77777777" w:rsidR="007D10DD" w:rsidRDefault="00000000">
            <w:r>
              <w:t>$16M</w:t>
            </w:r>
          </w:p>
        </w:tc>
      </w:tr>
      <w:tr w:rsidR="007D10DD" w14:paraId="027CD66C" w14:textId="77777777">
        <w:tc>
          <w:tcPr>
            <w:tcW w:w="625" w:type="dxa"/>
          </w:tcPr>
          <w:p w14:paraId="000001BD" w14:textId="77777777" w:rsidR="007D10DD" w:rsidRDefault="00000000">
            <w:r>
              <w:lastRenderedPageBreak/>
              <w:t>21</w:t>
            </w:r>
          </w:p>
        </w:tc>
        <w:tc>
          <w:tcPr>
            <w:tcW w:w="1980" w:type="dxa"/>
          </w:tcPr>
          <w:p w14:paraId="000001BE" w14:textId="77777777" w:rsidR="007D10DD" w:rsidRDefault="00000000">
            <w:r>
              <w:t>European Bank for Reconstruction and Development</w:t>
            </w:r>
          </w:p>
        </w:tc>
        <w:tc>
          <w:tcPr>
            <w:tcW w:w="1170" w:type="dxa"/>
          </w:tcPr>
          <w:p w14:paraId="000001BF" w14:textId="77777777" w:rsidR="007D10DD" w:rsidRDefault="00000000">
            <w:r>
              <w:t>Yes</w:t>
            </w:r>
          </w:p>
        </w:tc>
        <w:tc>
          <w:tcPr>
            <w:tcW w:w="990" w:type="dxa"/>
            <w:shd w:val="clear" w:color="auto" w:fill="C5E0B3"/>
          </w:tcPr>
          <w:p w14:paraId="000001C0" w14:textId="77777777" w:rsidR="007D10DD" w:rsidRDefault="00000000">
            <w:r>
              <w:t>Yes</w:t>
            </w:r>
            <w:r>
              <w:rPr>
                <w:vertAlign w:val="superscript"/>
              </w:rPr>
              <w:footnoteReference w:id="50"/>
            </w:r>
          </w:p>
        </w:tc>
        <w:tc>
          <w:tcPr>
            <w:tcW w:w="885" w:type="dxa"/>
            <w:shd w:val="clear" w:color="auto" w:fill="auto"/>
          </w:tcPr>
          <w:p w14:paraId="000001C1" w14:textId="77777777" w:rsidR="007D10DD" w:rsidRDefault="00000000">
            <w:r>
              <w:t>NA</w:t>
            </w:r>
          </w:p>
        </w:tc>
        <w:tc>
          <w:tcPr>
            <w:tcW w:w="2467" w:type="dxa"/>
          </w:tcPr>
          <w:p w14:paraId="000001C2" w14:textId="77777777" w:rsidR="007D10DD" w:rsidRDefault="00000000">
            <w:r>
              <w:t xml:space="preserve">2018—2020 </w:t>
            </w:r>
          </w:p>
        </w:tc>
        <w:tc>
          <w:tcPr>
            <w:tcW w:w="1688" w:type="dxa"/>
          </w:tcPr>
          <w:p w14:paraId="000001C3" w14:textId="77777777" w:rsidR="007D10DD" w:rsidRDefault="00000000">
            <w:r>
              <w:t>$511M</w:t>
            </w:r>
          </w:p>
        </w:tc>
      </w:tr>
      <w:tr w:rsidR="007D10DD" w14:paraId="0563D12C" w14:textId="77777777">
        <w:tc>
          <w:tcPr>
            <w:tcW w:w="625" w:type="dxa"/>
          </w:tcPr>
          <w:p w14:paraId="000001C4" w14:textId="77777777" w:rsidR="007D10DD" w:rsidRDefault="00000000">
            <w:r>
              <w:t>22</w:t>
            </w:r>
          </w:p>
        </w:tc>
        <w:tc>
          <w:tcPr>
            <w:tcW w:w="1980" w:type="dxa"/>
          </w:tcPr>
          <w:p w14:paraId="000001C5" w14:textId="77777777" w:rsidR="007D10DD" w:rsidRDefault="00000000">
            <w:r>
              <w:t>European Investment Bank</w:t>
            </w:r>
            <w:r>
              <w:rPr>
                <w:vertAlign w:val="superscript"/>
              </w:rPr>
              <w:footnoteReference w:id="51"/>
            </w:r>
          </w:p>
        </w:tc>
        <w:tc>
          <w:tcPr>
            <w:tcW w:w="1170" w:type="dxa"/>
            <w:shd w:val="clear" w:color="auto" w:fill="auto"/>
          </w:tcPr>
          <w:p w14:paraId="000001C6" w14:textId="77777777" w:rsidR="007D10DD" w:rsidRDefault="00000000">
            <w:r>
              <w:t>Yes</w:t>
            </w:r>
          </w:p>
        </w:tc>
        <w:tc>
          <w:tcPr>
            <w:tcW w:w="990" w:type="dxa"/>
          </w:tcPr>
          <w:p w14:paraId="000001C7" w14:textId="77777777" w:rsidR="007D10DD" w:rsidRDefault="00000000">
            <w:r>
              <w:t>No</w:t>
            </w:r>
          </w:p>
        </w:tc>
        <w:tc>
          <w:tcPr>
            <w:tcW w:w="885" w:type="dxa"/>
            <w:shd w:val="clear" w:color="auto" w:fill="auto"/>
          </w:tcPr>
          <w:p w14:paraId="000001C8" w14:textId="77777777" w:rsidR="007D10DD" w:rsidRDefault="00000000">
            <w:r>
              <w:t>NA</w:t>
            </w:r>
          </w:p>
        </w:tc>
        <w:tc>
          <w:tcPr>
            <w:tcW w:w="2467" w:type="dxa"/>
          </w:tcPr>
          <w:p w14:paraId="000001C9" w14:textId="77777777" w:rsidR="007D10DD" w:rsidRDefault="00000000">
            <w:r>
              <w:t>None</w:t>
            </w:r>
          </w:p>
        </w:tc>
        <w:tc>
          <w:tcPr>
            <w:tcW w:w="1688" w:type="dxa"/>
          </w:tcPr>
          <w:p w14:paraId="000001CA" w14:textId="77777777" w:rsidR="007D10DD" w:rsidRDefault="00000000">
            <w:r>
              <w:t>None</w:t>
            </w:r>
          </w:p>
        </w:tc>
      </w:tr>
      <w:tr w:rsidR="007D10DD" w14:paraId="2937F4C5" w14:textId="77777777">
        <w:tc>
          <w:tcPr>
            <w:tcW w:w="625" w:type="dxa"/>
          </w:tcPr>
          <w:p w14:paraId="000001CB" w14:textId="77777777" w:rsidR="007D10DD" w:rsidRDefault="00000000">
            <w:r>
              <w:t>23</w:t>
            </w:r>
          </w:p>
        </w:tc>
        <w:tc>
          <w:tcPr>
            <w:tcW w:w="1980" w:type="dxa"/>
          </w:tcPr>
          <w:p w14:paraId="000001CC" w14:textId="77777777" w:rsidR="007D10DD" w:rsidRDefault="00000000">
            <w:r>
              <w:t>Global Environment Facility</w:t>
            </w:r>
          </w:p>
        </w:tc>
        <w:tc>
          <w:tcPr>
            <w:tcW w:w="1170" w:type="dxa"/>
            <w:shd w:val="clear" w:color="auto" w:fill="auto"/>
          </w:tcPr>
          <w:p w14:paraId="000001CD" w14:textId="77777777" w:rsidR="007D10DD" w:rsidRDefault="00000000">
            <w:r>
              <w:t>Yes</w:t>
            </w:r>
          </w:p>
        </w:tc>
        <w:tc>
          <w:tcPr>
            <w:tcW w:w="990" w:type="dxa"/>
            <w:shd w:val="clear" w:color="auto" w:fill="C5E0B3"/>
          </w:tcPr>
          <w:p w14:paraId="000001CE" w14:textId="77777777" w:rsidR="007D10DD" w:rsidRDefault="00000000">
            <w:r>
              <w:t>Yes</w:t>
            </w:r>
            <w:r>
              <w:rPr>
                <w:vertAlign w:val="superscript"/>
              </w:rPr>
              <w:footnoteReference w:id="52"/>
            </w:r>
          </w:p>
        </w:tc>
        <w:tc>
          <w:tcPr>
            <w:tcW w:w="885" w:type="dxa"/>
            <w:shd w:val="clear" w:color="auto" w:fill="auto"/>
          </w:tcPr>
          <w:p w14:paraId="000001CF" w14:textId="77777777" w:rsidR="007D10DD" w:rsidRDefault="00000000">
            <w:r>
              <w:t>NA</w:t>
            </w:r>
          </w:p>
        </w:tc>
        <w:tc>
          <w:tcPr>
            <w:tcW w:w="2467" w:type="dxa"/>
          </w:tcPr>
          <w:p w14:paraId="000001D0" w14:textId="77777777" w:rsidR="007D10DD" w:rsidRDefault="00000000">
            <w:r>
              <w:t>2005—2020</w:t>
            </w:r>
          </w:p>
        </w:tc>
        <w:tc>
          <w:tcPr>
            <w:tcW w:w="1688" w:type="dxa"/>
          </w:tcPr>
          <w:p w14:paraId="000001D1" w14:textId="77777777" w:rsidR="007D10DD" w:rsidRDefault="00000000">
            <w:r>
              <w:t>$1471M</w:t>
            </w:r>
          </w:p>
        </w:tc>
      </w:tr>
      <w:tr w:rsidR="007D10DD" w14:paraId="62B5EE33" w14:textId="77777777">
        <w:tc>
          <w:tcPr>
            <w:tcW w:w="625" w:type="dxa"/>
          </w:tcPr>
          <w:p w14:paraId="000001D2" w14:textId="77777777" w:rsidR="007D10DD" w:rsidRDefault="00000000">
            <w:r>
              <w:t>24</w:t>
            </w:r>
          </w:p>
        </w:tc>
        <w:tc>
          <w:tcPr>
            <w:tcW w:w="1980" w:type="dxa"/>
          </w:tcPr>
          <w:p w14:paraId="000001D3" w14:textId="77777777" w:rsidR="007D10DD" w:rsidRDefault="00000000">
            <w:r>
              <w:t>Global Alliance for Vaccines and Immunization</w:t>
            </w:r>
          </w:p>
        </w:tc>
        <w:tc>
          <w:tcPr>
            <w:tcW w:w="1170" w:type="dxa"/>
          </w:tcPr>
          <w:p w14:paraId="000001D4" w14:textId="77777777" w:rsidR="007D10DD" w:rsidRDefault="00000000">
            <w:r>
              <w:t>No</w:t>
            </w:r>
          </w:p>
        </w:tc>
        <w:tc>
          <w:tcPr>
            <w:tcW w:w="990" w:type="dxa"/>
            <w:shd w:val="clear" w:color="auto" w:fill="C5E0B3"/>
          </w:tcPr>
          <w:p w14:paraId="000001D5" w14:textId="77777777" w:rsidR="007D10DD" w:rsidRDefault="00000000">
            <w:r>
              <w:t>Yes</w:t>
            </w:r>
          </w:p>
        </w:tc>
        <w:tc>
          <w:tcPr>
            <w:tcW w:w="885" w:type="dxa"/>
            <w:shd w:val="clear" w:color="auto" w:fill="auto"/>
          </w:tcPr>
          <w:p w14:paraId="000001D6" w14:textId="77777777" w:rsidR="007D10DD" w:rsidRDefault="00000000">
            <w:r>
              <w:t>NA</w:t>
            </w:r>
          </w:p>
        </w:tc>
        <w:tc>
          <w:tcPr>
            <w:tcW w:w="2467" w:type="dxa"/>
          </w:tcPr>
          <w:p w14:paraId="000001D7" w14:textId="77777777" w:rsidR="007D10DD" w:rsidRDefault="00000000">
            <w:r>
              <w:t>2005—2020</w:t>
            </w:r>
          </w:p>
        </w:tc>
        <w:tc>
          <w:tcPr>
            <w:tcW w:w="1688" w:type="dxa"/>
          </w:tcPr>
          <w:p w14:paraId="000001D8" w14:textId="77777777" w:rsidR="007D10DD" w:rsidRDefault="00000000">
            <w:r>
              <w:t>$1943M</w:t>
            </w:r>
          </w:p>
        </w:tc>
      </w:tr>
      <w:tr w:rsidR="007D10DD" w14:paraId="6201F278" w14:textId="77777777">
        <w:tc>
          <w:tcPr>
            <w:tcW w:w="625" w:type="dxa"/>
          </w:tcPr>
          <w:p w14:paraId="000001D9" w14:textId="77777777" w:rsidR="007D10DD" w:rsidRDefault="00000000">
            <w:r>
              <w:t>25</w:t>
            </w:r>
          </w:p>
        </w:tc>
        <w:tc>
          <w:tcPr>
            <w:tcW w:w="1980" w:type="dxa"/>
          </w:tcPr>
          <w:p w14:paraId="000001DA" w14:textId="77777777" w:rsidR="007D10DD" w:rsidRDefault="00000000">
            <w:r>
              <w:t>Global Energy Efficiency and Renewable Energy Fund</w:t>
            </w:r>
            <w:r>
              <w:rPr>
                <w:vertAlign w:val="superscript"/>
              </w:rPr>
              <w:footnoteReference w:id="53"/>
            </w:r>
          </w:p>
        </w:tc>
        <w:tc>
          <w:tcPr>
            <w:tcW w:w="1170" w:type="dxa"/>
          </w:tcPr>
          <w:p w14:paraId="000001DB" w14:textId="77777777" w:rsidR="007D10DD" w:rsidRDefault="00000000">
            <w:r>
              <w:t>No</w:t>
            </w:r>
          </w:p>
        </w:tc>
        <w:tc>
          <w:tcPr>
            <w:tcW w:w="990" w:type="dxa"/>
            <w:shd w:val="clear" w:color="auto" w:fill="auto"/>
          </w:tcPr>
          <w:p w14:paraId="000001DC" w14:textId="77777777" w:rsidR="007D10DD" w:rsidRDefault="00000000">
            <w:r>
              <w:t>Yes</w:t>
            </w:r>
          </w:p>
        </w:tc>
        <w:tc>
          <w:tcPr>
            <w:tcW w:w="885" w:type="dxa"/>
            <w:shd w:val="clear" w:color="auto" w:fill="auto"/>
          </w:tcPr>
          <w:p w14:paraId="000001DD" w14:textId="77777777" w:rsidR="007D10DD" w:rsidRDefault="00000000">
            <w:r>
              <w:t>NA</w:t>
            </w:r>
          </w:p>
        </w:tc>
        <w:tc>
          <w:tcPr>
            <w:tcW w:w="2467" w:type="dxa"/>
          </w:tcPr>
          <w:p w14:paraId="000001DE" w14:textId="77777777" w:rsidR="007D10DD" w:rsidRDefault="00000000">
            <w:r>
              <w:t>None</w:t>
            </w:r>
          </w:p>
        </w:tc>
        <w:tc>
          <w:tcPr>
            <w:tcW w:w="1688" w:type="dxa"/>
          </w:tcPr>
          <w:p w14:paraId="000001DF" w14:textId="77777777" w:rsidR="007D10DD" w:rsidRDefault="00000000">
            <w:r>
              <w:t>None</w:t>
            </w:r>
          </w:p>
        </w:tc>
      </w:tr>
      <w:tr w:rsidR="007D10DD" w14:paraId="7F8398EB" w14:textId="77777777">
        <w:tc>
          <w:tcPr>
            <w:tcW w:w="625" w:type="dxa"/>
          </w:tcPr>
          <w:p w14:paraId="000001E0" w14:textId="77777777" w:rsidR="007D10DD" w:rsidRDefault="00000000">
            <w:r>
              <w:t>26</w:t>
            </w:r>
          </w:p>
        </w:tc>
        <w:tc>
          <w:tcPr>
            <w:tcW w:w="1980" w:type="dxa"/>
          </w:tcPr>
          <w:p w14:paraId="000001E1" w14:textId="77777777" w:rsidR="007D10DD" w:rsidRDefault="00000000">
            <w:r>
              <w:t>Global Fund</w:t>
            </w:r>
          </w:p>
        </w:tc>
        <w:tc>
          <w:tcPr>
            <w:tcW w:w="1170" w:type="dxa"/>
          </w:tcPr>
          <w:p w14:paraId="000001E2" w14:textId="77777777" w:rsidR="007D10DD" w:rsidRDefault="00000000">
            <w:r>
              <w:t>Yes</w:t>
            </w:r>
          </w:p>
        </w:tc>
        <w:tc>
          <w:tcPr>
            <w:tcW w:w="990" w:type="dxa"/>
            <w:shd w:val="clear" w:color="auto" w:fill="C5E0B3"/>
          </w:tcPr>
          <w:p w14:paraId="000001E3" w14:textId="77777777" w:rsidR="007D10DD" w:rsidRDefault="00000000">
            <w:r>
              <w:t>Yes</w:t>
            </w:r>
            <w:r>
              <w:rPr>
                <w:vertAlign w:val="superscript"/>
              </w:rPr>
              <w:footnoteReference w:id="54"/>
            </w:r>
          </w:p>
        </w:tc>
        <w:tc>
          <w:tcPr>
            <w:tcW w:w="885" w:type="dxa"/>
            <w:shd w:val="clear" w:color="auto" w:fill="auto"/>
          </w:tcPr>
          <w:p w14:paraId="000001E4" w14:textId="77777777" w:rsidR="007D10DD" w:rsidRDefault="00000000">
            <w:r>
              <w:t>NA</w:t>
            </w:r>
          </w:p>
        </w:tc>
        <w:tc>
          <w:tcPr>
            <w:tcW w:w="2467" w:type="dxa"/>
          </w:tcPr>
          <w:p w14:paraId="000001E5" w14:textId="77777777" w:rsidR="007D10DD" w:rsidRDefault="00000000">
            <w:r>
              <w:t>2005—2020</w:t>
            </w:r>
          </w:p>
        </w:tc>
        <w:tc>
          <w:tcPr>
            <w:tcW w:w="1688" w:type="dxa"/>
          </w:tcPr>
          <w:p w14:paraId="000001E6" w14:textId="77777777" w:rsidR="007D10DD" w:rsidRDefault="00000000">
            <w:r>
              <w:t>$5272M</w:t>
            </w:r>
          </w:p>
        </w:tc>
      </w:tr>
      <w:tr w:rsidR="007D10DD" w14:paraId="4E13D1E9" w14:textId="77777777">
        <w:tc>
          <w:tcPr>
            <w:tcW w:w="625" w:type="dxa"/>
          </w:tcPr>
          <w:p w14:paraId="000001E7" w14:textId="77777777" w:rsidR="007D10DD" w:rsidRDefault="00000000">
            <w:r>
              <w:t>27</w:t>
            </w:r>
          </w:p>
        </w:tc>
        <w:tc>
          <w:tcPr>
            <w:tcW w:w="1980" w:type="dxa"/>
          </w:tcPr>
          <w:p w14:paraId="000001E8" w14:textId="77777777" w:rsidR="007D10DD" w:rsidRDefault="00000000">
            <w:r>
              <w:t>Global Green Growth Institute</w:t>
            </w:r>
          </w:p>
        </w:tc>
        <w:tc>
          <w:tcPr>
            <w:tcW w:w="1170" w:type="dxa"/>
          </w:tcPr>
          <w:p w14:paraId="000001E9" w14:textId="77777777" w:rsidR="007D10DD" w:rsidRDefault="00000000">
            <w:r>
              <w:t>Yes</w:t>
            </w:r>
          </w:p>
        </w:tc>
        <w:tc>
          <w:tcPr>
            <w:tcW w:w="990" w:type="dxa"/>
            <w:shd w:val="clear" w:color="auto" w:fill="C5E0B3"/>
          </w:tcPr>
          <w:p w14:paraId="000001EA" w14:textId="77777777" w:rsidR="007D10DD" w:rsidRDefault="00000000">
            <w:r>
              <w:t>Yes</w:t>
            </w:r>
            <w:r>
              <w:rPr>
                <w:vertAlign w:val="superscript"/>
              </w:rPr>
              <w:footnoteReference w:id="55"/>
            </w:r>
          </w:p>
        </w:tc>
        <w:tc>
          <w:tcPr>
            <w:tcW w:w="885" w:type="dxa"/>
            <w:shd w:val="clear" w:color="auto" w:fill="auto"/>
          </w:tcPr>
          <w:p w14:paraId="000001EB" w14:textId="77777777" w:rsidR="007D10DD" w:rsidRDefault="00000000">
            <w:r>
              <w:t>NA</w:t>
            </w:r>
          </w:p>
        </w:tc>
        <w:tc>
          <w:tcPr>
            <w:tcW w:w="2467" w:type="dxa"/>
          </w:tcPr>
          <w:p w14:paraId="000001EC" w14:textId="77777777" w:rsidR="007D10DD" w:rsidRDefault="00000000">
            <w:r>
              <w:t>2016—2020</w:t>
            </w:r>
          </w:p>
        </w:tc>
        <w:tc>
          <w:tcPr>
            <w:tcW w:w="1688" w:type="dxa"/>
          </w:tcPr>
          <w:p w14:paraId="000001ED" w14:textId="77777777" w:rsidR="007D10DD" w:rsidRDefault="00000000">
            <w:r>
              <w:t>$20M</w:t>
            </w:r>
          </w:p>
        </w:tc>
      </w:tr>
      <w:tr w:rsidR="007D10DD" w14:paraId="73871006" w14:textId="77777777">
        <w:tc>
          <w:tcPr>
            <w:tcW w:w="625" w:type="dxa"/>
          </w:tcPr>
          <w:p w14:paraId="000001EE" w14:textId="77777777" w:rsidR="007D10DD" w:rsidRDefault="00000000">
            <w:r>
              <w:t>28</w:t>
            </w:r>
          </w:p>
        </w:tc>
        <w:tc>
          <w:tcPr>
            <w:tcW w:w="1980" w:type="dxa"/>
          </w:tcPr>
          <w:p w14:paraId="000001EF" w14:textId="77777777" w:rsidR="007D10DD" w:rsidRDefault="00000000">
            <w:r>
              <w:t>Global Partnership for Education</w:t>
            </w:r>
            <w:r>
              <w:rPr>
                <w:vertAlign w:val="superscript"/>
              </w:rPr>
              <w:footnoteReference w:id="56"/>
            </w:r>
          </w:p>
        </w:tc>
        <w:tc>
          <w:tcPr>
            <w:tcW w:w="1170" w:type="dxa"/>
          </w:tcPr>
          <w:p w14:paraId="000001F0" w14:textId="77777777" w:rsidR="007D10DD" w:rsidRDefault="00000000">
            <w:r>
              <w:t>Yes</w:t>
            </w:r>
          </w:p>
        </w:tc>
        <w:tc>
          <w:tcPr>
            <w:tcW w:w="990" w:type="dxa"/>
            <w:shd w:val="clear" w:color="auto" w:fill="auto"/>
          </w:tcPr>
          <w:p w14:paraId="000001F1" w14:textId="77777777" w:rsidR="007D10DD" w:rsidRDefault="00000000">
            <w:r>
              <w:t>Yes</w:t>
            </w:r>
          </w:p>
        </w:tc>
        <w:tc>
          <w:tcPr>
            <w:tcW w:w="885" w:type="dxa"/>
            <w:shd w:val="clear" w:color="auto" w:fill="auto"/>
          </w:tcPr>
          <w:p w14:paraId="000001F2" w14:textId="77777777" w:rsidR="007D10DD" w:rsidRDefault="00000000">
            <w:r>
              <w:t>NA</w:t>
            </w:r>
          </w:p>
        </w:tc>
        <w:tc>
          <w:tcPr>
            <w:tcW w:w="2467" w:type="dxa"/>
          </w:tcPr>
          <w:p w14:paraId="000001F3" w14:textId="77777777" w:rsidR="007D10DD" w:rsidRDefault="00000000">
            <w:r>
              <w:t>None</w:t>
            </w:r>
          </w:p>
        </w:tc>
        <w:tc>
          <w:tcPr>
            <w:tcW w:w="1688" w:type="dxa"/>
          </w:tcPr>
          <w:p w14:paraId="000001F4" w14:textId="77777777" w:rsidR="007D10DD" w:rsidRDefault="00000000">
            <w:r>
              <w:t>None</w:t>
            </w:r>
          </w:p>
        </w:tc>
      </w:tr>
      <w:tr w:rsidR="007D10DD" w14:paraId="575C0B0F" w14:textId="77777777">
        <w:tc>
          <w:tcPr>
            <w:tcW w:w="625" w:type="dxa"/>
          </w:tcPr>
          <w:p w14:paraId="000001F5" w14:textId="77777777" w:rsidR="007D10DD" w:rsidRDefault="00000000">
            <w:r>
              <w:t>29</w:t>
            </w:r>
          </w:p>
        </w:tc>
        <w:tc>
          <w:tcPr>
            <w:tcW w:w="1980" w:type="dxa"/>
          </w:tcPr>
          <w:p w14:paraId="000001F6" w14:textId="77777777" w:rsidR="007D10DD" w:rsidRDefault="00000000">
            <w:r>
              <w:t>GODE</w:t>
            </w:r>
            <w:r>
              <w:rPr>
                <w:vertAlign w:val="superscript"/>
              </w:rPr>
              <w:footnoteReference w:id="57"/>
            </w:r>
          </w:p>
        </w:tc>
        <w:tc>
          <w:tcPr>
            <w:tcW w:w="1170" w:type="dxa"/>
          </w:tcPr>
          <w:p w14:paraId="000001F7" w14:textId="77777777" w:rsidR="007D10DD" w:rsidRDefault="00000000">
            <w:r>
              <w:t>No</w:t>
            </w:r>
          </w:p>
        </w:tc>
        <w:tc>
          <w:tcPr>
            <w:tcW w:w="990" w:type="dxa"/>
            <w:shd w:val="clear" w:color="auto" w:fill="auto"/>
          </w:tcPr>
          <w:p w14:paraId="000001F8" w14:textId="77777777" w:rsidR="007D10DD" w:rsidRDefault="00000000">
            <w:r>
              <w:t>Yes</w:t>
            </w:r>
          </w:p>
        </w:tc>
        <w:tc>
          <w:tcPr>
            <w:tcW w:w="885" w:type="dxa"/>
            <w:shd w:val="clear" w:color="auto" w:fill="auto"/>
          </w:tcPr>
          <w:p w14:paraId="000001F9" w14:textId="77777777" w:rsidR="007D10DD" w:rsidRDefault="00000000">
            <w:r>
              <w:t>NA</w:t>
            </w:r>
          </w:p>
        </w:tc>
        <w:tc>
          <w:tcPr>
            <w:tcW w:w="2467" w:type="dxa"/>
          </w:tcPr>
          <w:p w14:paraId="000001FA" w14:textId="77777777" w:rsidR="007D10DD" w:rsidRDefault="00000000">
            <w:r>
              <w:t>None</w:t>
            </w:r>
          </w:p>
        </w:tc>
        <w:tc>
          <w:tcPr>
            <w:tcW w:w="1688" w:type="dxa"/>
          </w:tcPr>
          <w:p w14:paraId="000001FB" w14:textId="77777777" w:rsidR="007D10DD" w:rsidRDefault="00000000">
            <w:r>
              <w:t>None</w:t>
            </w:r>
          </w:p>
        </w:tc>
      </w:tr>
      <w:tr w:rsidR="007D10DD" w14:paraId="01212AA6" w14:textId="77777777">
        <w:tc>
          <w:tcPr>
            <w:tcW w:w="625" w:type="dxa"/>
          </w:tcPr>
          <w:p w14:paraId="000001FC" w14:textId="77777777" w:rsidR="007D10DD" w:rsidRDefault="00000000">
            <w:r>
              <w:t>30</w:t>
            </w:r>
          </w:p>
        </w:tc>
        <w:tc>
          <w:tcPr>
            <w:tcW w:w="1980" w:type="dxa"/>
          </w:tcPr>
          <w:p w14:paraId="000001FD" w14:textId="77777777" w:rsidR="007D10DD" w:rsidRDefault="00000000">
            <w:r>
              <w:t>Green Climate Fund</w:t>
            </w:r>
          </w:p>
        </w:tc>
        <w:tc>
          <w:tcPr>
            <w:tcW w:w="1170" w:type="dxa"/>
          </w:tcPr>
          <w:p w14:paraId="000001FE" w14:textId="77777777" w:rsidR="007D10DD" w:rsidRDefault="00000000">
            <w:r>
              <w:t>No</w:t>
            </w:r>
          </w:p>
        </w:tc>
        <w:tc>
          <w:tcPr>
            <w:tcW w:w="990" w:type="dxa"/>
            <w:shd w:val="clear" w:color="auto" w:fill="C5E0B3"/>
          </w:tcPr>
          <w:p w14:paraId="000001FF" w14:textId="77777777" w:rsidR="007D10DD" w:rsidRDefault="00000000">
            <w:r>
              <w:t>Yes</w:t>
            </w:r>
          </w:p>
        </w:tc>
        <w:tc>
          <w:tcPr>
            <w:tcW w:w="885" w:type="dxa"/>
            <w:shd w:val="clear" w:color="auto" w:fill="auto"/>
          </w:tcPr>
          <w:p w14:paraId="00000200" w14:textId="77777777" w:rsidR="007D10DD" w:rsidRDefault="00000000">
            <w:r>
              <w:t>NA</w:t>
            </w:r>
          </w:p>
        </w:tc>
        <w:tc>
          <w:tcPr>
            <w:tcW w:w="2467" w:type="dxa"/>
          </w:tcPr>
          <w:p w14:paraId="00000201" w14:textId="77777777" w:rsidR="007D10DD" w:rsidRDefault="00000000">
            <w:r>
              <w:t>2015—2020</w:t>
            </w:r>
          </w:p>
        </w:tc>
        <w:tc>
          <w:tcPr>
            <w:tcW w:w="1688" w:type="dxa"/>
          </w:tcPr>
          <w:p w14:paraId="00000202" w14:textId="77777777" w:rsidR="007D10DD" w:rsidRDefault="00000000">
            <w:r>
              <w:t>$439M</w:t>
            </w:r>
          </w:p>
        </w:tc>
      </w:tr>
      <w:tr w:rsidR="007D10DD" w14:paraId="42589830" w14:textId="77777777">
        <w:tc>
          <w:tcPr>
            <w:tcW w:w="625" w:type="dxa"/>
          </w:tcPr>
          <w:p w14:paraId="00000203" w14:textId="77777777" w:rsidR="007D10DD" w:rsidRDefault="00000000">
            <w:r>
              <w:t>31</w:t>
            </w:r>
          </w:p>
        </w:tc>
        <w:tc>
          <w:tcPr>
            <w:tcW w:w="1980" w:type="dxa"/>
          </w:tcPr>
          <w:p w14:paraId="00000204" w14:textId="77777777" w:rsidR="007D10DD" w:rsidRDefault="00000000">
            <w:r>
              <w:t>IDB Invest</w:t>
            </w:r>
          </w:p>
        </w:tc>
        <w:tc>
          <w:tcPr>
            <w:tcW w:w="1170" w:type="dxa"/>
            <w:shd w:val="clear" w:color="auto" w:fill="auto"/>
          </w:tcPr>
          <w:p w14:paraId="00000205" w14:textId="77777777" w:rsidR="007D10DD" w:rsidRDefault="00000000">
            <w:r>
              <w:t>Yes</w:t>
            </w:r>
          </w:p>
        </w:tc>
        <w:tc>
          <w:tcPr>
            <w:tcW w:w="990" w:type="dxa"/>
            <w:shd w:val="clear" w:color="auto" w:fill="C5E0B3"/>
          </w:tcPr>
          <w:p w14:paraId="00000206" w14:textId="77777777" w:rsidR="007D10DD" w:rsidRDefault="00000000">
            <w:r>
              <w:t>Yes</w:t>
            </w:r>
            <w:r>
              <w:rPr>
                <w:vertAlign w:val="superscript"/>
              </w:rPr>
              <w:footnoteReference w:id="58"/>
            </w:r>
          </w:p>
        </w:tc>
        <w:tc>
          <w:tcPr>
            <w:tcW w:w="885" w:type="dxa"/>
            <w:shd w:val="clear" w:color="auto" w:fill="auto"/>
          </w:tcPr>
          <w:p w14:paraId="00000207" w14:textId="77777777" w:rsidR="007D10DD" w:rsidRDefault="00000000">
            <w:r>
              <w:t>NA</w:t>
            </w:r>
          </w:p>
        </w:tc>
        <w:tc>
          <w:tcPr>
            <w:tcW w:w="2467" w:type="dxa"/>
          </w:tcPr>
          <w:p w14:paraId="00000208" w14:textId="77777777" w:rsidR="007D10DD" w:rsidRDefault="00000000">
            <w:r>
              <w:t>2016—2020</w:t>
            </w:r>
          </w:p>
        </w:tc>
        <w:tc>
          <w:tcPr>
            <w:tcW w:w="1688" w:type="dxa"/>
          </w:tcPr>
          <w:p w14:paraId="00000209" w14:textId="77777777" w:rsidR="007D10DD" w:rsidRDefault="00000000">
            <w:r>
              <w:t>$2255M</w:t>
            </w:r>
          </w:p>
        </w:tc>
      </w:tr>
      <w:tr w:rsidR="007D10DD" w14:paraId="5BD35243" w14:textId="77777777">
        <w:tc>
          <w:tcPr>
            <w:tcW w:w="625" w:type="dxa"/>
          </w:tcPr>
          <w:p w14:paraId="0000020A" w14:textId="77777777" w:rsidR="007D10DD" w:rsidRDefault="00000000">
            <w:r>
              <w:t>32</w:t>
            </w:r>
          </w:p>
        </w:tc>
        <w:tc>
          <w:tcPr>
            <w:tcW w:w="1980" w:type="dxa"/>
          </w:tcPr>
          <w:p w14:paraId="0000020B" w14:textId="77777777" w:rsidR="007D10DD" w:rsidRDefault="00000000">
            <w:r>
              <w:t>IMF (Concessional Trust Funds)</w:t>
            </w:r>
          </w:p>
        </w:tc>
        <w:tc>
          <w:tcPr>
            <w:tcW w:w="1170" w:type="dxa"/>
          </w:tcPr>
          <w:p w14:paraId="0000020C" w14:textId="77777777" w:rsidR="007D10DD" w:rsidRDefault="00000000">
            <w:r>
              <w:t>No</w:t>
            </w:r>
          </w:p>
        </w:tc>
        <w:tc>
          <w:tcPr>
            <w:tcW w:w="990" w:type="dxa"/>
            <w:shd w:val="clear" w:color="auto" w:fill="C5E0B3"/>
          </w:tcPr>
          <w:p w14:paraId="0000020D" w14:textId="77777777" w:rsidR="007D10DD" w:rsidRDefault="00000000">
            <w:r>
              <w:t>Yes</w:t>
            </w:r>
          </w:p>
        </w:tc>
        <w:tc>
          <w:tcPr>
            <w:tcW w:w="885" w:type="dxa"/>
            <w:shd w:val="clear" w:color="auto" w:fill="auto"/>
          </w:tcPr>
          <w:p w14:paraId="0000020E" w14:textId="77777777" w:rsidR="007D10DD" w:rsidRDefault="00000000">
            <w:r>
              <w:t>NA</w:t>
            </w:r>
          </w:p>
        </w:tc>
        <w:tc>
          <w:tcPr>
            <w:tcW w:w="2467" w:type="dxa"/>
          </w:tcPr>
          <w:p w14:paraId="0000020F" w14:textId="77777777" w:rsidR="007D10DD" w:rsidRDefault="00000000">
            <w:r>
              <w:t>2005—2020</w:t>
            </w:r>
          </w:p>
        </w:tc>
        <w:tc>
          <w:tcPr>
            <w:tcW w:w="1688" w:type="dxa"/>
          </w:tcPr>
          <w:p w14:paraId="00000210" w14:textId="77777777" w:rsidR="007D10DD" w:rsidRDefault="00000000">
            <w:r>
              <w:t>$3875M</w:t>
            </w:r>
          </w:p>
        </w:tc>
      </w:tr>
      <w:tr w:rsidR="007D10DD" w14:paraId="235B84C1" w14:textId="77777777">
        <w:tc>
          <w:tcPr>
            <w:tcW w:w="625" w:type="dxa"/>
          </w:tcPr>
          <w:p w14:paraId="00000211" w14:textId="77777777" w:rsidR="007D10DD" w:rsidRDefault="00000000">
            <w:r>
              <w:t>33</w:t>
            </w:r>
          </w:p>
        </w:tc>
        <w:tc>
          <w:tcPr>
            <w:tcW w:w="1980" w:type="dxa"/>
          </w:tcPr>
          <w:p w14:paraId="00000212" w14:textId="77777777" w:rsidR="007D10DD" w:rsidRDefault="00000000">
            <w:r>
              <w:t>IMF Trust Fund</w:t>
            </w:r>
            <w:r>
              <w:rPr>
                <w:vertAlign w:val="superscript"/>
              </w:rPr>
              <w:footnoteReference w:id="59"/>
            </w:r>
          </w:p>
        </w:tc>
        <w:tc>
          <w:tcPr>
            <w:tcW w:w="1170" w:type="dxa"/>
          </w:tcPr>
          <w:p w14:paraId="00000213" w14:textId="77777777" w:rsidR="007D10DD" w:rsidRDefault="00000000">
            <w:r>
              <w:t>No</w:t>
            </w:r>
          </w:p>
        </w:tc>
        <w:tc>
          <w:tcPr>
            <w:tcW w:w="990" w:type="dxa"/>
            <w:shd w:val="clear" w:color="auto" w:fill="auto"/>
          </w:tcPr>
          <w:p w14:paraId="00000214" w14:textId="77777777" w:rsidR="007D10DD" w:rsidRDefault="00000000">
            <w:r>
              <w:t>Yes</w:t>
            </w:r>
          </w:p>
        </w:tc>
        <w:tc>
          <w:tcPr>
            <w:tcW w:w="885" w:type="dxa"/>
            <w:shd w:val="clear" w:color="auto" w:fill="auto"/>
          </w:tcPr>
          <w:p w14:paraId="00000215" w14:textId="77777777" w:rsidR="007D10DD" w:rsidRDefault="00000000">
            <w:r>
              <w:t>NA</w:t>
            </w:r>
          </w:p>
        </w:tc>
        <w:tc>
          <w:tcPr>
            <w:tcW w:w="2467" w:type="dxa"/>
          </w:tcPr>
          <w:p w14:paraId="00000216" w14:textId="77777777" w:rsidR="007D10DD" w:rsidRDefault="00000000">
            <w:r>
              <w:t>None</w:t>
            </w:r>
          </w:p>
        </w:tc>
        <w:tc>
          <w:tcPr>
            <w:tcW w:w="1688" w:type="dxa"/>
          </w:tcPr>
          <w:p w14:paraId="00000217" w14:textId="77777777" w:rsidR="007D10DD" w:rsidRDefault="00000000">
            <w:r>
              <w:t>None</w:t>
            </w:r>
          </w:p>
        </w:tc>
      </w:tr>
      <w:tr w:rsidR="007D10DD" w14:paraId="79E80E75" w14:textId="77777777">
        <w:tc>
          <w:tcPr>
            <w:tcW w:w="625" w:type="dxa"/>
          </w:tcPr>
          <w:p w14:paraId="00000218" w14:textId="77777777" w:rsidR="007D10DD" w:rsidRDefault="00000000">
            <w:r>
              <w:t>34</w:t>
            </w:r>
          </w:p>
        </w:tc>
        <w:tc>
          <w:tcPr>
            <w:tcW w:w="1980" w:type="dxa"/>
          </w:tcPr>
          <w:p w14:paraId="00000219" w14:textId="77777777" w:rsidR="007D10DD" w:rsidRDefault="00000000">
            <w:r>
              <w:t>Inter-American Development Bank</w:t>
            </w:r>
          </w:p>
        </w:tc>
        <w:tc>
          <w:tcPr>
            <w:tcW w:w="1170" w:type="dxa"/>
            <w:shd w:val="clear" w:color="auto" w:fill="auto"/>
          </w:tcPr>
          <w:p w14:paraId="0000021A" w14:textId="77777777" w:rsidR="007D10DD" w:rsidRDefault="00000000">
            <w:r>
              <w:t>Yes</w:t>
            </w:r>
          </w:p>
        </w:tc>
        <w:tc>
          <w:tcPr>
            <w:tcW w:w="990" w:type="dxa"/>
            <w:shd w:val="clear" w:color="auto" w:fill="C5E0B3"/>
          </w:tcPr>
          <w:p w14:paraId="0000021B" w14:textId="77777777" w:rsidR="007D10DD" w:rsidRDefault="00000000">
            <w:r>
              <w:t>Yes</w:t>
            </w:r>
            <w:r>
              <w:rPr>
                <w:vertAlign w:val="superscript"/>
              </w:rPr>
              <w:footnoteReference w:id="60"/>
            </w:r>
          </w:p>
        </w:tc>
        <w:tc>
          <w:tcPr>
            <w:tcW w:w="885" w:type="dxa"/>
            <w:shd w:val="clear" w:color="auto" w:fill="auto"/>
          </w:tcPr>
          <w:p w14:paraId="0000021C" w14:textId="77777777" w:rsidR="007D10DD" w:rsidRDefault="00000000">
            <w:r>
              <w:t>NA</w:t>
            </w:r>
          </w:p>
        </w:tc>
        <w:tc>
          <w:tcPr>
            <w:tcW w:w="2467" w:type="dxa"/>
          </w:tcPr>
          <w:p w14:paraId="0000021D" w14:textId="77777777" w:rsidR="007D10DD" w:rsidRDefault="00000000">
            <w:r>
              <w:t>2008—2020</w:t>
            </w:r>
          </w:p>
        </w:tc>
        <w:tc>
          <w:tcPr>
            <w:tcW w:w="1688" w:type="dxa"/>
          </w:tcPr>
          <w:p w14:paraId="0000021E" w14:textId="77777777" w:rsidR="007D10DD" w:rsidRDefault="00000000">
            <w:r>
              <w:t>$6678M</w:t>
            </w:r>
          </w:p>
        </w:tc>
      </w:tr>
      <w:tr w:rsidR="007D10DD" w14:paraId="567FA706" w14:textId="77777777">
        <w:tc>
          <w:tcPr>
            <w:tcW w:w="625" w:type="dxa"/>
          </w:tcPr>
          <w:p w14:paraId="0000021F" w14:textId="77777777" w:rsidR="007D10DD" w:rsidRDefault="00000000">
            <w:r>
              <w:lastRenderedPageBreak/>
              <w:t>35</w:t>
            </w:r>
          </w:p>
        </w:tc>
        <w:tc>
          <w:tcPr>
            <w:tcW w:w="1980" w:type="dxa"/>
          </w:tcPr>
          <w:p w14:paraId="00000220" w14:textId="77777777" w:rsidR="007D10DD" w:rsidRDefault="00000000">
            <w:r>
              <w:t>UN International Atomic Energy Agency</w:t>
            </w:r>
          </w:p>
        </w:tc>
        <w:tc>
          <w:tcPr>
            <w:tcW w:w="1170" w:type="dxa"/>
          </w:tcPr>
          <w:p w14:paraId="00000221" w14:textId="77777777" w:rsidR="007D10DD" w:rsidRDefault="00000000">
            <w:r>
              <w:t>No</w:t>
            </w:r>
          </w:p>
        </w:tc>
        <w:tc>
          <w:tcPr>
            <w:tcW w:w="990" w:type="dxa"/>
            <w:shd w:val="clear" w:color="auto" w:fill="C5E0B3"/>
          </w:tcPr>
          <w:p w14:paraId="00000222" w14:textId="77777777" w:rsidR="007D10DD" w:rsidRDefault="00000000">
            <w:r>
              <w:t>Yes</w:t>
            </w:r>
          </w:p>
        </w:tc>
        <w:tc>
          <w:tcPr>
            <w:tcW w:w="885" w:type="dxa"/>
            <w:shd w:val="clear" w:color="auto" w:fill="auto"/>
          </w:tcPr>
          <w:p w14:paraId="00000223" w14:textId="77777777" w:rsidR="007D10DD" w:rsidRDefault="00000000">
            <w:r>
              <w:t>NA</w:t>
            </w:r>
          </w:p>
        </w:tc>
        <w:tc>
          <w:tcPr>
            <w:tcW w:w="2467" w:type="dxa"/>
          </w:tcPr>
          <w:p w14:paraId="00000224" w14:textId="77777777" w:rsidR="007D10DD" w:rsidRDefault="00000000">
            <w:r>
              <w:t>2006—2020</w:t>
            </w:r>
          </w:p>
        </w:tc>
        <w:tc>
          <w:tcPr>
            <w:tcW w:w="1688" w:type="dxa"/>
          </w:tcPr>
          <w:p w14:paraId="00000225" w14:textId="77777777" w:rsidR="007D10DD" w:rsidRDefault="00000000">
            <w:r>
              <w:t>$58M</w:t>
            </w:r>
          </w:p>
        </w:tc>
      </w:tr>
      <w:tr w:rsidR="007D10DD" w14:paraId="507B5793" w14:textId="77777777">
        <w:tc>
          <w:tcPr>
            <w:tcW w:w="625" w:type="dxa"/>
          </w:tcPr>
          <w:p w14:paraId="00000226" w14:textId="77777777" w:rsidR="007D10DD" w:rsidRDefault="00000000">
            <w:r>
              <w:t>36</w:t>
            </w:r>
          </w:p>
        </w:tc>
        <w:tc>
          <w:tcPr>
            <w:tcW w:w="1980" w:type="dxa"/>
          </w:tcPr>
          <w:p w14:paraId="00000227" w14:textId="77777777" w:rsidR="007D10DD" w:rsidRDefault="00000000">
            <w:r>
              <w:t>International Bank for Reconstruction and Development</w:t>
            </w:r>
          </w:p>
        </w:tc>
        <w:tc>
          <w:tcPr>
            <w:tcW w:w="1170" w:type="dxa"/>
          </w:tcPr>
          <w:p w14:paraId="00000228" w14:textId="77777777" w:rsidR="007D10DD" w:rsidRDefault="00000000">
            <w:r>
              <w:t>Yes</w:t>
            </w:r>
            <w:r>
              <w:rPr>
                <w:vertAlign w:val="superscript"/>
              </w:rPr>
              <w:footnoteReference w:id="61"/>
            </w:r>
          </w:p>
        </w:tc>
        <w:tc>
          <w:tcPr>
            <w:tcW w:w="990" w:type="dxa"/>
            <w:shd w:val="clear" w:color="auto" w:fill="C5E0B3"/>
          </w:tcPr>
          <w:p w14:paraId="00000229" w14:textId="77777777" w:rsidR="007D10DD" w:rsidRDefault="00000000">
            <w:r>
              <w:t>Yes</w:t>
            </w:r>
            <w:r>
              <w:rPr>
                <w:vertAlign w:val="superscript"/>
              </w:rPr>
              <w:footnoteReference w:id="62"/>
            </w:r>
          </w:p>
        </w:tc>
        <w:tc>
          <w:tcPr>
            <w:tcW w:w="885" w:type="dxa"/>
            <w:shd w:val="clear" w:color="auto" w:fill="auto"/>
          </w:tcPr>
          <w:p w14:paraId="0000022A" w14:textId="77777777" w:rsidR="007D10DD" w:rsidRDefault="00000000">
            <w:r>
              <w:t>NA</w:t>
            </w:r>
          </w:p>
        </w:tc>
        <w:tc>
          <w:tcPr>
            <w:tcW w:w="2467" w:type="dxa"/>
          </w:tcPr>
          <w:p w14:paraId="0000022B" w14:textId="77777777" w:rsidR="007D10DD" w:rsidRDefault="00000000">
            <w:r>
              <w:t>2005—2020</w:t>
            </w:r>
          </w:p>
        </w:tc>
        <w:tc>
          <w:tcPr>
            <w:tcW w:w="1688" w:type="dxa"/>
          </w:tcPr>
          <w:p w14:paraId="0000022C" w14:textId="77777777" w:rsidR="007D10DD" w:rsidRDefault="00000000">
            <w:r>
              <w:t>$10033M</w:t>
            </w:r>
          </w:p>
        </w:tc>
      </w:tr>
      <w:tr w:rsidR="007D10DD" w14:paraId="4C3A53B4" w14:textId="77777777">
        <w:tc>
          <w:tcPr>
            <w:tcW w:w="625" w:type="dxa"/>
          </w:tcPr>
          <w:p w14:paraId="0000022D" w14:textId="77777777" w:rsidR="007D10DD" w:rsidRDefault="00000000">
            <w:r>
              <w:t>37</w:t>
            </w:r>
          </w:p>
        </w:tc>
        <w:tc>
          <w:tcPr>
            <w:tcW w:w="1980" w:type="dxa"/>
          </w:tcPr>
          <w:p w14:paraId="0000022E" w14:textId="77777777" w:rsidR="007D10DD" w:rsidRDefault="00000000">
            <w:r>
              <w:t>International Centre for Migration Policy Development</w:t>
            </w:r>
            <w:r>
              <w:rPr>
                <w:vertAlign w:val="superscript"/>
              </w:rPr>
              <w:footnoteReference w:id="63"/>
            </w:r>
          </w:p>
        </w:tc>
        <w:tc>
          <w:tcPr>
            <w:tcW w:w="1170" w:type="dxa"/>
            <w:shd w:val="clear" w:color="auto" w:fill="auto"/>
          </w:tcPr>
          <w:p w14:paraId="0000022F" w14:textId="77777777" w:rsidR="007D10DD" w:rsidRDefault="00000000">
            <w:r>
              <w:t>Yes</w:t>
            </w:r>
          </w:p>
        </w:tc>
        <w:tc>
          <w:tcPr>
            <w:tcW w:w="990" w:type="dxa"/>
          </w:tcPr>
          <w:p w14:paraId="00000230" w14:textId="77777777" w:rsidR="007D10DD" w:rsidRDefault="00000000">
            <w:r>
              <w:t>No</w:t>
            </w:r>
          </w:p>
        </w:tc>
        <w:tc>
          <w:tcPr>
            <w:tcW w:w="885" w:type="dxa"/>
            <w:shd w:val="clear" w:color="auto" w:fill="auto"/>
          </w:tcPr>
          <w:p w14:paraId="00000231" w14:textId="77777777" w:rsidR="007D10DD" w:rsidRDefault="00000000">
            <w:r>
              <w:t>NA</w:t>
            </w:r>
          </w:p>
        </w:tc>
        <w:tc>
          <w:tcPr>
            <w:tcW w:w="2467" w:type="dxa"/>
          </w:tcPr>
          <w:p w14:paraId="00000232" w14:textId="77777777" w:rsidR="007D10DD" w:rsidRDefault="00000000">
            <w:r>
              <w:t>None</w:t>
            </w:r>
          </w:p>
        </w:tc>
        <w:tc>
          <w:tcPr>
            <w:tcW w:w="1688" w:type="dxa"/>
          </w:tcPr>
          <w:p w14:paraId="00000233" w14:textId="77777777" w:rsidR="007D10DD" w:rsidRDefault="00000000">
            <w:r>
              <w:t>None</w:t>
            </w:r>
          </w:p>
        </w:tc>
      </w:tr>
      <w:tr w:rsidR="007D10DD" w14:paraId="0A651F9B" w14:textId="77777777">
        <w:tc>
          <w:tcPr>
            <w:tcW w:w="625" w:type="dxa"/>
          </w:tcPr>
          <w:p w14:paraId="00000234" w14:textId="77777777" w:rsidR="007D10DD" w:rsidRDefault="00000000">
            <w:r>
              <w:t>38</w:t>
            </w:r>
          </w:p>
        </w:tc>
        <w:tc>
          <w:tcPr>
            <w:tcW w:w="1980" w:type="dxa"/>
          </w:tcPr>
          <w:p w14:paraId="00000235" w14:textId="77777777" w:rsidR="007D10DD" w:rsidRDefault="00000000">
            <w:r>
              <w:t>International Committee of the Red Cross</w:t>
            </w:r>
          </w:p>
        </w:tc>
        <w:tc>
          <w:tcPr>
            <w:tcW w:w="1170" w:type="dxa"/>
            <w:shd w:val="clear" w:color="auto" w:fill="C5E0B3"/>
          </w:tcPr>
          <w:p w14:paraId="00000236" w14:textId="77777777" w:rsidR="007D10DD" w:rsidRDefault="00000000">
            <w:sdt>
              <w:sdtPr>
                <w:tag w:val="goog_rdk_2"/>
                <w:id w:val="-380406223"/>
              </w:sdtPr>
              <w:sdtContent>
                <w:commentRangeStart w:id="538"/>
              </w:sdtContent>
            </w:sdt>
            <w:r>
              <w:t>Yes</w:t>
            </w:r>
            <w:commentRangeEnd w:id="538"/>
            <w:r>
              <w:commentReference w:id="538"/>
            </w:r>
          </w:p>
        </w:tc>
        <w:tc>
          <w:tcPr>
            <w:tcW w:w="990" w:type="dxa"/>
          </w:tcPr>
          <w:p w14:paraId="00000237" w14:textId="77777777" w:rsidR="007D10DD" w:rsidRDefault="00000000">
            <w:r>
              <w:t>No</w:t>
            </w:r>
          </w:p>
        </w:tc>
        <w:tc>
          <w:tcPr>
            <w:tcW w:w="885" w:type="dxa"/>
            <w:shd w:val="clear" w:color="auto" w:fill="auto"/>
          </w:tcPr>
          <w:p w14:paraId="00000238" w14:textId="77777777" w:rsidR="007D10DD" w:rsidRDefault="00000000">
            <w:r>
              <w:t>NA</w:t>
            </w:r>
          </w:p>
        </w:tc>
        <w:tc>
          <w:tcPr>
            <w:tcW w:w="2467" w:type="dxa"/>
          </w:tcPr>
          <w:p w14:paraId="00000239" w14:textId="77777777" w:rsidR="007D10DD" w:rsidRDefault="00000000">
            <w:r>
              <w:t>2017—2021</w:t>
            </w:r>
          </w:p>
        </w:tc>
        <w:tc>
          <w:tcPr>
            <w:tcW w:w="1688" w:type="dxa"/>
          </w:tcPr>
          <w:p w14:paraId="0000023A" w14:textId="77777777" w:rsidR="007D10DD" w:rsidRDefault="00000000">
            <w:r>
              <w:t>None Reported</w:t>
            </w:r>
          </w:p>
        </w:tc>
      </w:tr>
      <w:tr w:rsidR="007D10DD" w14:paraId="50CB2AC7" w14:textId="77777777">
        <w:tc>
          <w:tcPr>
            <w:tcW w:w="625" w:type="dxa"/>
          </w:tcPr>
          <w:p w14:paraId="0000023B" w14:textId="77777777" w:rsidR="007D10DD" w:rsidRDefault="00000000">
            <w:r>
              <w:t>39</w:t>
            </w:r>
          </w:p>
        </w:tc>
        <w:tc>
          <w:tcPr>
            <w:tcW w:w="1980" w:type="dxa"/>
          </w:tcPr>
          <w:p w14:paraId="0000023C" w14:textId="77777777" w:rsidR="007D10DD" w:rsidRDefault="00000000">
            <w:r>
              <w:t>International Development Association</w:t>
            </w:r>
          </w:p>
        </w:tc>
        <w:tc>
          <w:tcPr>
            <w:tcW w:w="1170" w:type="dxa"/>
          </w:tcPr>
          <w:p w14:paraId="0000023D" w14:textId="77777777" w:rsidR="007D10DD" w:rsidRDefault="00000000">
            <w:r>
              <w:t>Yes</w:t>
            </w:r>
            <w:r>
              <w:rPr>
                <w:vertAlign w:val="superscript"/>
              </w:rPr>
              <w:footnoteReference w:id="64"/>
            </w:r>
          </w:p>
        </w:tc>
        <w:tc>
          <w:tcPr>
            <w:tcW w:w="990" w:type="dxa"/>
            <w:shd w:val="clear" w:color="auto" w:fill="C5E0B3"/>
          </w:tcPr>
          <w:p w14:paraId="0000023E" w14:textId="77777777" w:rsidR="007D10DD" w:rsidRDefault="00000000">
            <w:r>
              <w:t>Yes</w:t>
            </w:r>
            <w:r>
              <w:rPr>
                <w:vertAlign w:val="superscript"/>
              </w:rPr>
              <w:footnoteReference w:id="65"/>
            </w:r>
          </w:p>
        </w:tc>
        <w:tc>
          <w:tcPr>
            <w:tcW w:w="885" w:type="dxa"/>
            <w:shd w:val="clear" w:color="auto" w:fill="auto"/>
          </w:tcPr>
          <w:p w14:paraId="0000023F" w14:textId="77777777" w:rsidR="007D10DD" w:rsidRDefault="00000000">
            <w:r>
              <w:t>NA</w:t>
            </w:r>
          </w:p>
        </w:tc>
        <w:tc>
          <w:tcPr>
            <w:tcW w:w="2467" w:type="dxa"/>
          </w:tcPr>
          <w:p w14:paraId="00000240" w14:textId="77777777" w:rsidR="007D10DD" w:rsidRDefault="00000000">
            <w:r>
              <w:t>2005—2020</w:t>
            </w:r>
          </w:p>
        </w:tc>
        <w:tc>
          <w:tcPr>
            <w:tcW w:w="1688" w:type="dxa"/>
          </w:tcPr>
          <w:p w14:paraId="00000241" w14:textId="77777777" w:rsidR="007D10DD" w:rsidRDefault="00000000">
            <w:r>
              <w:t>$27607M</w:t>
            </w:r>
          </w:p>
        </w:tc>
      </w:tr>
      <w:tr w:rsidR="007D10DD" w14:paraId="6C10FD81" w14:textId="77777777">
        <w:tc>
          <w:tcPr>
            <w:tcW w:w="625" w:type="dxa"/>
          </w:tcPr>
          <w:p w14:paraId="00000242" w14:textId="77777777" w:rsidR="007D10DD" w:rsidRDefault="00000000">
            <w:r>
              <w:t>40</w:t>
            </w:r>
          </w:p>
        </w:tc>
        <w:tc>
          <w:tcPr>
            <w:tcW w:w="1980" w:type="dxa"/>
          </w:tcPr>
          <w:p w14:paraId="00000243" w14:textId="77777777" w:rsidR="007D10DD" w:rsidRDefault="00000000">
            <w:r>
              <w:t>International Development Law Organization</w:t>
            </w:r>
          </w:p>
        </w:tc>
        <w:tc>
          <w:tcPr>
            <w:tcW w:w="1170" w:type="dxa"/>
            <w:shd w:val="clear" w:color="auto" w:fill="C5E0B3"/>
          </w:tcPr>
          <w:p w14:paraId="00000244" w14:textId="77777777" w:rsidR="007D10DD" w:rsidRDefault="00000000">
            <w:sdt>
              <w:sdtPr>
                <w:tag w:val="goog_rdk_3"/>
                <w:id w:val="979970373"/>
              </w:sdtPr>
              <w:sdtContent>
                <w:commentRangeStart w:id="539"/>
              </w:sdtContent>
            </w:sdt>
            <w:r>
              <w:t>Yes</w:t>
            </w:r>
            <w:commentRangeEnd w:id="539"/>
            <w:r>
              <w:commentReference w:id="539"/>
            </w:r>
          </w:p>
        </w:tc>
        <w:tc>
          <w:tcPr>
            <w:tcW w:w="990" w:type="dxa"/>
          </w:tcPr>
          <w:p w14:paraId="00000245" w14:textId="77777777" w:rsidR="007D10DD" w:rsidRDefault="00000000">
            <w:r>
              <w:t>No</w:t>
            </w:r>
          </w:p>
        </w:tc>
        <w:tc>
          <w:tcPr>
            <w:tcW w:w="885" w:type="dxa"/>
            <w:shd w:val="clear" w:color="auto" w:fill="auto"/>
          </w:tcPr>
          <w:p w14:paraId="00000246" w14:textId="77777777" w:rsidR="007D10DD" w:rsidRDefault="00000000">
            <w:r>
              <w:t>NA</w:t>
            </w:r>
          </w:p>
        </w:tc>
        <w:tc>
          <w:tcPr>
            <w:tcW w:w="2467" w:type="dxa"/>
          </w:tcPr>
          <w:p w14:paraId="00000247" w14:textId="77777777" w:rsidR="007D10DD" w:rsidRDefault="00000000">
            <w:r>
              <w:t>2012—2021</w:t>
            </w:r>
            <w:r>
              <w:rPr>
                <w:vertAlign w:val="superscript"/>
              </w:rPr>
              <w:footnoteReference w:id="66"/>
            </w:r>
          </w:p>
        </w:tc>
        <w:tc>
          <w:tcPr>
            <w:tcW w:w="1688" w:type="dxa"/>
          </w:tcPr>
          <w:p w14:paraId="00000248" w14:textId="77777777" w:rsidR="007D10DD" w:rsidRDefault="00000000">
            <w:r>
              <w:t>None Reported</w:t>
            </w:r>
          </w:p>
        </w:tc>
      </w:tr>
      <w:tr w:rsidR="007D10DD" w14:paraId="66AC0507" w14:textId="77777777">
        <w:tc>
          <w:tcPr>
            <w:tcW w:w="625" w:type="dxa"/>
          </w:tcPr>
          <w:p w14:paraId="00000249" w14:textId="77777777" w:rsidR="007D10DD" w:rsidRDefault="00000000">
            <w:r>
              <w:t>41</w:t>
            </w:r>
          </w:p>
        </w:tc>
        <w:tc>
          <w:tcPr>
            <w:tcW w:w="1980" w:type="dxa"/>
          </w:tcPr>
          <w:p w14:paraId="0000024A" w14:textId="77777777" w:rsidR="007D10DD" w:rsidRDefault="00000000">
            <w:r>
              <w:t>International Finance Corporation</w:t>
            </w:r>
          </w:p>
        </w:tc>
        <w:tc>
          <w:tcPr>
            <w:tcW w:w="1170" w:type="dxa"/>
            <w:shd w:val="clear" w:color="auto" w:fill="auto"/>
          </w:tcPr>
          <w:p w14:paraId="0000024B" w14:textId="77777777" w:rsidR="007D10DD" w:rsidRDefault="00000000">
            <w:r>
              <w:t>Yes</w:t>
            </w:r>
          </w:p>
        </w:tc>
        <w:tc>
          <w:tcPr>
            <w:tcW w:w="990" w:type="dxa"/>
            <w:shd w:val="clear" w:color="auto" w:fill="C5E0B3"/>
          </w:tcPr>
          <w:p w14:paraId="0000024C" w14:textId="77777777" w:rsidR="007D10DD" w:rsidRDefault="00000000">
            <w:r>
              <w:t>Yes</w:t>
            </w:r>
            <w:r>
              <w:rPr>
                <w:vertAlign w:val="superscript"/>
              </w:rPr>
              <w:footnoteReference w:id="67"/>
            </w:r>
          </w:p>
        </w:tc>
        <w:tc>
          <w:tcPr>
            <w:tcW w:w="885" w:type="dxa"/>
            <w:shd w:val="clear" w:color="auto" w:fill="auto"/>
          </w:tcPr>
          <w:p w14:paraId="0000024D" w14:textId="77777777" w:rsidR="007D10DD" w:rsidRDefault="00000000">
            <w:r>
              <w:t>NA</w:t>
            </w:r>
          </w:p>
        </w:tc>
        <w:tc>
          <w:tcPr>
            <w:tcW w:w="2467" w:type="dxa"/>
          </w:tcPr>
          <w:p w14:paraId="0000024E" w14:textId="77777777" w:rsidR="007D10DD" w:rsidRDefault="00000000">
            <w:r>
              <w:t>2011—2021</w:t>
            </w:r>
          </w:p>
        </w:tc>
        <w:tc>
          <w:tcPr>
            <w:tcW w:w="1688" w:type="dxa"/>
          </w:tcPr>
          <w:p w14:paraId="0000024F" w14:textId="77777777" w:rsidR="007D10DD" w:rsidRDefault="00000000">
            <w:r>
              <w:t>$3029M</w:t>
            </w:r>
          </w:p>
        </w:tc>
      </w:tr>
      <w:tr w:rsidR="007D10DD" w14:paraId="5AE6EFEA" w14:textId="77777777">
        <w:tc>
          <w:tcPr>
            <w:tcW w:w="625" w:type="dxa"/>
          </w:tcPr>
          <w:p w14:paraId="00000250" w14:textId="77777777" w:rsidR="007D10DD" w:rsidRDefault="00000000">
            <w:r>
              <w:t>42</w:t>
            </w:r>
          </w:p>
        </w:tc>
        <w:tc>
          <w:tcPr>
            <w:tcW w:w="1980" w:type="dxa"/>
          </w:tcPr>
          <w:p w14:paraId="00000251" w14:textId="77777777" w:rsidR="007D10DD" w:rsidRDefault="00000000">
            <w:r>
              <w:t>International Fund for Agricultural Development</w:t>
            </w:r>
          </w:p>
        </w:tc>
        <w:tc>
          <w:tcPr>
            <w:tcW w:w="1170" w:type="dxa"/>
          </w:tcPr>
          <w:p w14:paraId="00000252" w14:textId="77777777" w:rsidR="007D10DD" w:rsidRDefault="00000000">
            <w:r>
              <w:t>Yes</w:t>
            </w:r>
          </w:p>
        </w:tc>
        <w:tc>
          <w:tcPr>
            <w:tcW w:w="990" w:type="dxa"/>
            <w:shd w:val="clear" w:color="auto" w:fill="C5E0B3"/>
          </w:tcPr>
          <w:p w14:paraId="00000253" w14:textId="77777777" w:rsidR="007D10DD" w:rsidRDefault="00000000">
            <w:r>
              <w:t>Yes</w:t>
            </w:r>
            <w:r>
              <w:rPr>
                <w:vertAlign w:val="superscript"/>
              </w:rPr>
              <w:footnoteReference w:id="68"/>
            </w:r>
          </w:p>
        </w:tc>
        <w:tc>
          <w:tcPr>
            <w:tcW w:w="885" w:type="dxa"/>
            <w:shd w:val="clear" w:color="auto" w:fill="auto"/>
          </w:tcPr>
          <w:p w14:paraId="00000254" w14:textId="77777777" w:rsidR="007D10DD" w:rsidRDefault="00000000">
            <w:r>
              <w:t>NA</w:t>
            </w:r>
          </w:p>
        </w:tc>
        <w:tc>
          <w:tcPr>
            <w:tcW w:w="2467" w:type="dxa"/>
          </w:tcPr>
          <w:p w14:paraId="00000255" w14:textId="77777777" w:rsidR="007D10DD" w:rsidRDefault="00000000">
            <w:r>
              <w:t>2005—2020</w:t>
            </w:r>
          </w:p>
        </w:tc>
        <w:tc>
          <w:tcPr>
            <w:tcW w:w="1688" w:type="dxa"/>
          </w:tcPr>
          <w:p w14:paraId="00000256" w14:textId="77777777" w:rsidR="007D10DD" w:rsidRDefault="00000000">
            <w:r>
              <w:t>$1426M</w:t>
            </w:r>
          </w:p>
        </w:tc>
      </w:tr>
      <w:tr w:rsidR="007D10DD" w14:paraId="7F32A7D7" w14:textId="77777777">
        <w:tc>
          <w:tcPr>
            <w:tcW w:w="625" w:type="dxa"/>
          </w:tcPr>
          <w:p w14:paraId="00000257" w14:textId="77777777" w:rsidR="007D10DD" w:rsidRDefault="00000000">
            <w:r>
              <w:t>43</w:t>
            </w:r>
          </w:p>
        </w:tc>
        <w:tc>
          <w:tcPr>
            <w:tcW w:w="1980" w:type="dxa"/>
          </w:tcPr>
          <w:p w14:paraId="00000258" w14:textId="77777777" w:rsidR="007D10DD" w:rsidRDefault="00000000">
            <w:r>
              <w:t>International IDEA</w:t>
            </w:r>
          </w:p>
        </w:tc>
        <w:tc>
          <w:tcPr>
            <w:tcW w:w="1170" w:type="dxa"/>
            <w:shd w:val="clear" w:color="auto" w:fill="C5E0B3"/>
          </w:tcPr>
          <w:p w14:paraId="00000259" w14:textId="77777777" w:rsidR="007D10DD" w:rsidRDefault="00000000">
            <w:sdt>
              <w:sdtPr>
                <w:tag w:val="goog_rdk_4"/>
                <w:id w:val="-786657324"/>
              </w:sdtPr>
              <w:sdtContent>
                <w:commentRangeStart w:id="540"/>
              </w:sdtContent>
            </w:sdt>
            <w:r>
              <w:t>Yes</w:t>
            </w:r>
            <w:commentRangeEnd w:id="540"/>
            <w:r>
              <w:commentReference w:id="540"/>
            </w:r>
          </w:p>
        </w:tc>
        <w:tc>
          <w:tcPr>
            <w:tcW w:w="990" w:type="dxa"/>
          </w:tcPr>
          <w:p w14:paraId="0000025A" w14:textId="77777777" w:rsidR="007D10DD" w:rsidRDefault="00000000">
            <w:r>
              <w:t>No</w:t>
            </w:r>
          </w:p>
        </w:tc>
        <w:tc>
          <w:tcPr>
            <w:tcW w:w="885" w:type="dxa"/>
            <w:shd w:val="clear" w:color="auto" w:fill="auto"/>
          </w:tcPr>
          <w:p w14:paraId="0000025B" w14:textId="77777777" w:rsidR="007D10DD" w:rsidRDefault="00000000">
            <w:r>
              <w:t>NA</w:t>
            </w:r>
          </w:p>
        </w:tc>
        <w:tc>
          <w:tcPr>
            <w:tcW w:w="2467" w:type="dxa"/>
          </w:tcPr>
          <w:p w14:paraId="0000025C" w14:textId="77777777" w:rsidR="007D10DD" w:rsidRDefault="00000000">
            <w:r>
              <w:t>2017—2021</w:t>
            </w:r>
          </w:p>
        </w:tc>
        <w:tc>
          <w:tcPr>
            <w:tcW w:w="1688" w:type="dxa"/>
          </w:tcPr>
          <w:p w14:paraId="0000025D" w14:textId="77777777" w:rsidR="007D10DD" w:rsidRDefault="00000000">
            <w:r>
              <w:t>None Reported</w:t>
            </w:r>
          </w:p>
        </w:tc>
      </w:tr>
      <w:tr w:rsidR="007D10DD" w14:paraId="0CFA6A0E" w14:textId="77777777">
        <w:tc>
          <w:tcPr>
            <w:tcW w:w="625" w:type="dxa"/>
          </w:tcPr>
          <w:p w14:paraId="0000025E" w14:textId="77777777" w:rsidR="007D10DD" w:rsidRDefault="00000000">
            <w:r>
              <w:t>44</w:t>
            </w:r>
          </w:p>
        </w:tc>
        <w:tc>
          <w:tcPr>
            <w:tcW w:w="1980" w:type="dxa"/>
          </w:tcPr>
          <w:p w14:paraId="0000025F" w14:textId="77777777" w:rsidR="007D10DD" w:rsidRDefault="00000000">
            <w:r>
              <w:t>International Investment Bank</w:t>
            </w:r>
            <w:r>
              <w:rPr>
                <w:vertAlign w:val="superscript"/>
              </w:rPr>
              <w:footnoteReference w:id="69"/>
            </w:r>
          </w:p>
        </w:tc>
        <w:tc>
          <w:tcPr>
            <w:tcW w:w="1170" w:type="dxa"/>
          </w:tcPr>
          <w:p w14:paraId="00000260" w14:textId="77777777" w:rsidR="007D10DD" w:rsidRDefault="00000000">
            <w:r>
              <w:t>No</w:t>
            </w:r>
          </w:p>
        </w:tc>
        <w:tc>
          <w:tcPr>
            <w:tcW w:w="990" w:type="dxa"/>
            <w:shd w:val="clear" w:color="auto" w:fill="auto"/>
          </w:tcPr>
          <w:p w14:paraId="00000261" w14:textId="77777777" w:rsidR="007D10DD" w:rsidRDefault="00000000">
            <w:r>
              <w:t>Yes</w:t>
            </w:r>
          </w:p>
        </w:tc>
        <w:tc>
          <w:tcPr>
            <w:tcW w:w="885" w:type="dxa"/>
            <w:shd w:val="clear" w:color="auto" w:fill="auto"/>
          </w:tcPr>
          <w:p w14:paraId="00000262" w14:textId="77777777" w:rsidR="007D10DD" w:rsidRDefault="00000000">
            <w:r>
              <w:t>NA</w:t>
            </w:r>
          </w:p>
        </w:tc>
        <w:tc>
          <w:tcPr>
            <w:tcW w:w="2467" w:type="dxa"/>
          </w:tcPr>
          <w:p w14:paraId="00000263" w14:textId="77777777" w:rsidR="007D10DD" w:rsidRDefault="00000000">
            <w:r>
              <w:t>None</w:t>
            </w:r>
          </w:p>
        </w:tc>
        <w:tc>
          <w:tcPr>
            <w:tcW w:w="1688" w:type="dxa"/>
          </w:tcPr>
          <w:p w14:paraId="00000264" w14:textId="77777777" w:rsidR="007D10DD" w:rsidRDefault="00000000">
            <w:r>
              <w:t>None</w:t>
            </w:r>
          </w:p>
        </w:tc>
      </w:tr>
      <w:tr w:rsidR="007D10DD" w14:paraId="7596FF36" w14:textId="77777777">
        <w:tc>
          <w:tcPr>
            <w:tcW w:w="625" w:type="dxa"/>
          </w:tcPr>
          <w:p w14:paraId="00000265" w14:textId="77777777" w:rsidR="007D10DD" w:rsidRDefault="00000000">
            <w:r>
              <w:t>45</w:t>
            </w:r>
          </w:p>
        </w:tc>
        <w:tc>
          <w:tcPr>
            <w:tcW w:w="1980" w:type="dxa"/>
          </w:tcPr>
          <w:p w14:paraId="00000266" w14:textId="77777777" w:rsidR="007D10DD" w:rsidRDefault="00000000">
            <w:r>
              <w:t>International Monetary Fund</w:t>
            </w:r>
          </w:p>
        </w:tc>
        <w:tc>
          <w:tcPr>
            <w:tcW w:w="1170" w:type="dxa"/>
            <w:shd w:val="clear" w:color="auto" w:fill="C5E0B3"/>
          </w:tcPr>
          <w:p w14:paraId="00000267" w14:textId="77777777" w:rsidR="007D10DD" w:rsidRDefault="00000000">
            <w:r>
              <w:t>Yes</w:t>
            </w:r>
            <w:r>
              <w:rPr>
                <w:vertAlign w:val="superscript"/>
              </w:rPr>
              <w:footnoteReference w:id="70"/>
            </w:r>
          </w:p>
        </w:tc>
        <w:tc>
          <w:tcPr>
            <w:tcW w:w="990" w:type="dxa"/>
          </w:tcPr>
          <w:p w14:paraId="00000268" w14:textId="77777777" w:rsidR="007D10DD" w:rsidRDefault="00000000">
            <w:r>
              <w:t>Yes</w:t>
            </w:r>
          </w:p>
        </w:tc>
        <w:tc>
          <w:tcPr>
            <w:tcW w:w="885" w:type="dxa"/>
            <w:shd w:val="clear" w:color="auto" w:fill="auto"/>
          </w:tcPr>
          <w:p w14:paraId="00000269" w14:textId="77777777" w:rsidR="007D10DD" w:rsidRDefault="00000000">
            <w:r>
              <w:t>NA</w:t>
            </w:r>
          </w:p>
        </w:tc>
        <w:tc>
          <w:tcPr>
            <w:tcW w:w="2467" w:type="dxa"/>
          </w:tcPr>
          <w:p w14:paraId="0000026A" w14:textId="77777777" w:rsidR="007D10DD" w:rsidRDefault="00000000">
            <w:r>
              <w:t>2017</w:t>
            </w:r>
            <w:r>
              <w:rPr>
                <w:vertAlign w:val="superscript"/>
              </w:rPr>
              <w:footnoteReference w:id="71"/>
            </w:r>
          </w:p>
        </w:tc>
        <w:tc>
          <w:tcPr>
            <w:tcW w:w="1688" w:type="dxa"/>
          </w:tcPr>
          <w:p w14:paraId="0000026B" w14:textId="77777777" w:rsidR="007D10DD" w:rsidRDefault="00000000">
            <w:r>
              <w:t>None Reported</w:t>
            </w:r>
          </w:p>
        </w:tc>
      </w:tr>
      <w:tr w:rsidR="007D10DD" w14:paraId="20C08B3E" w14:textId="77777777">
        <w:tc>
          <w:tcPr>
            <w:tcW w:w="625" w:type="dxa"/>
          </w:tcPr>
          <w:p w14:paraId="0000026C" w14:textId="77777777" w:rsidR="007D10DD" w:rsidRDefault="00000000">
            <w:r>
              <w:t>46</w:t>
            </w:r>
          </w:p>
        </w:tc>
        <w:tc>
          <w:tcPr>
            <w:tcW w:w="1980" w:type="dxa"/>
          </w:tcPr>
          <w:p w14:paraId="0000026D" w14:textId="77777777" w:rsidR="007D10DD" w:rsidRDefault="00000000">
            <w:r>
              <w:t xml:space="preserve">International Network for </w:t>
            </w:r>
            <w:r>
              <w:lastRenderedPageBreak/>
              <w:t>Bamboo and Rattan (INBAR)</w:t>
            </w:r>
            <w:r>
              <w:rPr>
                <w:vertAlign w:val="superscript"/>
              </w:rPr>
              <w:footnoteReference w:id="72"/>
            </w:r>
          </w:p>
        </w:tc>
        <w:tc>
          <w:tcPr>
            <w:tcW w:w="1170" w:type="dxa"/>
            <w:shd w:val="clear" w:color="auto" w:fill="auto"/>
          </w:tcPr>
          <w:p w14:paraId="0000026E" w14:textId="77777777" w:rsidR="007D10DD" w:rsidRDefault="00000000">
            <w:r>
              <w:lastRenderedPageBreak/>
              <w:t>Yes</w:t>
            </w:r>
          </w:p>
        </w:tc>
        <w:tc>
          <w:tcPr>
            <w:tcW w:w="990" w:type="dxa"/>
          </w:tcPr>
          <w:p w14:paraId="0000026F" w14:textId="77777777" w:rsidR="007D10DD" w:rsidRDefault="00000000">
            <w:r>
              <w:t>No</w:t>
            </w:r>
          </w:p>
        </w:tc>
        <w:tc>
          <w:tcPr>
            <w:tcW w:w="885" w:type="dxa"/>
            <w:shd w:val="clear" w:color="auto" w:fill="auto"/>
          </w:tcPr>
          <w:p w14:paraId="00000270" w14:textId="77777777" w:rsidR="007D10DD" w:rsidRDefault="00000000">
            <w:r>
              <w:t>NA</w:t>
            </w:r>
          </w:p>
        </w:tc>
        <w:tc>
          <w:tcPr>
            <w:tcW w:w="2467" w:type="dxa"/>
          </w:tcPr>
          <w:p w14:paraId="00000271" w14:textId="77777777" w:rsidR="007D10DD" w:rsidRDefault="00000000">
            <w:r>
              <w:t>None</w:t>
            </w:r>
          </w:p>
        </w:tc>
        <w:tc>
          <w:tcPr>
            <w:tcW w:w="1688" w:type="dxa"/>
          </w:tcPr>
          <w:p w14:paraId="00000272" w14:textId="77777777" w:rsidR="007D10DD" w:rsidRDefault="00000000">
            <w:r>
              <w:t>None</w:t>
            </w:r>
          </w:p>
        </w:tc>
      </w:tr>
      <w:tr w:rsidR="007D10DD" w14:paraId="4DD41DC2" w14:textId="77777777">
        <w:tc>
          <w:tcPr>
            <w:tcW w:w="625" w:type="dxa"/>
          </w:tcPr>
          <w:p w14:paraId="00000273" w14:textId="77777777" w:rsidR="007D10DD" w:rsidRDefault="00000000">
            <w:r>
              <w:t>47</w:t>
            </w:r>
          </w:p>
        </w:tc>
        <w:tc>
          <w:tcPr>
            <w:tcW w:w="1980" w:type="dxa"/>
          </w:tcPr>
          <w:p w14:paraId="00000274" w14:textId="77777777" w:rsidR="007D10DD" w:rsidRDefault="00000000">
            <w:r>
              <w:t>International Potato Center</w:t>
            </w:r>
            <w:r>
              <w:rPr>
                <w:vertAlign w:val="superscript"/>
              </w:rPr>
              <w:footnoteReference w:id="73"/>
            </w:r>
          </w:p>
        </w:tc>
        <w:tc>
          <w:tcPr>
            <w:tcW w:w="1170" w:type="dxa"/>
            <w:shd w:val="clear" w:color="auto" w:fill="auto"/>
          </w:tcPr>
          <w:p w14:paraId="00000275" w14:textId="77777777" w:rsidR="007D10DD" w:rsidRDefault="00000000">
            <w:r>
              <w:t>Yes</w:t>
            </w:r>
          </w:p>
        </w:tc>
        <w:tc>
          <w:tcPr>
            <w:tcW w:w="990" w:type="dxa"/>
          </w:tcPr>
          <w:p w14:paraId="00000276" w14:textId="77777777" w:rsidR="007D10DD" w:rsidRDefault="00000000">
            <w:r>
              <w:t>No</w:t>
            </w:r>
          </w:p>
        </w:tc>
        <w:tc>
          <w:tcPr>
            <w:tcW w:w="885" w:type="dxa"/>
            <w:shd w:val="clear" w:color="auto" w:fill="auto"/>
          </w:tcPr>
          <w:p w14:paraId="00000277" w14:textId="77777777" w:rsidR="007D10DD" w:rsidRDefault="00000000">
            <w:r>
              <w:t>NA</w:t>
            </w:r>
          </w:p>
        </w:tc>
        <w:tc>
          <w:tcPr>
            <w:tcW w:w="2467" w:type="dxa"/>
          </w:tcPr>
          <w:p w14:paraId="00000278" w14:textId="77777777" w:rsidR="007D10DD" w:rsidRDefault="00000000">
            <w:r>
              <w:t>None</w:t>
            </w:r>
          </w:p>
        </w:tc>
        <w:tc>
          <w:tcPr>
            <w:tcW w:w="1688" w:type="dxa"/>
          </w:tcPr>
          <w:p w14:paraId="00000279" w14:textId="77777777" w:rsidR="007D10DD" w:rsidRDefault="00000000">
            <w:r>
              <w:t>None</w:t>
            </w:r>
          </w:p>
        </w:tc>
      </w:tr>
      <w:tr w:rsidR="007D10DD" w14:paraId="5D868460" w14:textId="77777777">
        <w:tc>
          <w:tcPr>
            <w:tcW w:w="625" w:type="dxa"/>
          </w:tcPr>
          <w:p w14:paraId="0000027A" w14:textId="77777777" w:rsidR="007D10DD" w:rsidRDefault="00000000">
            <w:r>
              <w:t>48</w:t>
            </w:r>
          </w:p>
        </w:tc>
        <w:tc>
          <w:tcPr>
            <w:tcW w:w="1980" w:type="dxa"/>
          </w:tcPr>
          <w:p w14:paraId="0000027B" w14:textId="77777777" w:rsidR="007D10DD" w:rsidRDefault="00000000">
            <w:r>
              <w:t>Islamic Development Bank</w:t>
            </w:r>
          </w:p>
        </w:tc>
        <w:tc>
          <w:tcPr>
            <w:tcW w:w="1170" w:type="dxa"/>
          </w:tcPr>
          <w:p w14:paraId="0000027C" w14:textId="77777777" w:rsidR="007D10DD" w:rsidRDefault="00000000">
            <w:r>
              <w:t>No</w:t>
            </w:r>
          </w:p>
        </w:tc>
        <w:tc>
          <w:tcPr>
            <w:tcW w:w="990" w:type="dxa"/>
            <w:shd w:val="clear" w:color="auto" w:fill="C5E0B3"/>
          </w:tcPr>
          <w:p w14:paraId="0000027D" w14:textId="77777777" w:rsidR="007D10DD" w:rsidRDefault="00000000">
            <w:r>
              <w:t>Yes</w:t>
            </w:r>
          </w:p>
        </w:tc>
        <w:tc>
          <w:tcPr>
            <w:tcW w:w="885" w:type="dxa"/>
            <w:shd w:val="clear" w:color="auto" w:fill="auto"/>
          </w:tcPr>
          <w:p w14:paraId="0000027E" w14:textId="77777777" w:rsidR="007D10DD" w:rsidRDefault="00000000">
            <w:r>
              <w:t>NA</w:t>
            </w:r>
          </w:p>
        </w:tc>
        <w:tc>
          <w:tcPr>
            <w:tcW w:w="2467" w:type="dxa"/>
          </w:tcPr>
          <w:p w14:paraId="0000027F" w14:textId="77777777" w:rsidR="007D10DD" w:rsidRDefault="00000000">
            <w:r>
              <w:t>2005—2020</w:t>
            </w:r>
          </w:p>
        </w:tc>
        <w:tc>
          <w:tcPr>
            <w:tcW w:w="1688" w:type="dxa"/>
          </w:tcPr>
          <w:p w14:paraId="00000280" w14:textId="77777777" w:rsidR="007D10DD" w:rsidRDefault="00000000">
            <w:r>
              <w:t>$4712M</w:t>
            </w:r>
          </w:p>
        </w:tc>
      </w:tr>
      <w:tr w:rsidR="007D10DD" w14:paraId="3ABB9A7F" w14:textId="77777777">
        <w:tc>
          <w:tcPr>
            <w:tcW w:w="625" w:type="dxa"/>
          </w:tcPr>
          <w:p w14:paraId="00000281" w14:textId="77777777" w:rsidR="007D10DD" w:rsidRDefault="00000000">
            <w:r>
              <w:t>49</w:t>
            </w:r>
          </w:p>
        </w:tc>
        <w:tc>
          <w:tcPr>
            <w:tcW w:w="1980" w:type="dxa"/>
          </w:tcPr>
          <w:p w14:paraId="00000282" w14:textId="77777777" w:rsidR="007D10DD" w:rsidRDefault="00000000">
            <w:r>
              <w:t>Islamic Monetary Fund</w:t>
            </w:r>
            <w:r>
              <w:rPr>
                <w:vertAlign w:val="superscript"/>
              </w:rPr>
              <w:footnoteReference w:id="74"/>
            </w:r>
          </w:p>
        </w:tc>
        <w:tc>
          <w:tcPr>
            <w:tcW w:w="1170" w:type="dxa"/>
          </w:tcPr>
          <w:p w14:paraId="00000283" w14:textId="77777777" w:rsidR="007D10DD" w:rsidRDefault="00000000">
            <w:r>
              <w:t>No</w:t>
            </w:r>
          </w:p>
        </w:tc>
        <w:tc>
          <w:tcPr>
            <w:tcW w:w="990" w:type="dxa"/>
            <w:shd w:val="clear" w:color="auto" w:fill="auto"/>
          </w:tcPr>
          <w:p w14:paraId="00000284" w14:textId="77777777" w:rsidR="007D10DD" w:rsidRDefault="00000000">
            <w:r>
              <w:t>Yes</w:t>
            </w:r>
          </w:p>
        </w:tc>
        <w:tc>
          <w:tcPr>
            <w:tcW w:w="885" w:type="dxa"/>
            <w:shd w:val="clear" w:color="auto" w:fill="auto"/>
          </w:tcPr>
          <w:p w14:paraId="00000285" w14:textId="77777777" w:rsidR="007D10DD" w:rsidRDefault="00000000">
            <w:r>
              <w:t>NA</w:t>
            </w:r>
          </w:p>
        </w:tc>
        <w:tc>
          <w:tcPr>
            <w:tcW w:w="2467" w:type="dxa"/>
          </w:tcPr>
          <w:p w14:paraId="00000286" w14:textId="77777777" w:rsidR="007D10DD" w:rsidRDefault="00000000">
            <w:r>
              <w:t>None</w:t>
            </w:r>
          </w:p>
        </w:tc>
        <w:tc>
          <w:tcPr>
            <w:tcW w:w="1688" w:type="dxa"/>
          </w:tcPr>
          <w:p w14:paraId="00000287" w14:textId="77777777" w:rsidR="007D10DD" w:rsidRDefault="00000000">
            <w:r>
              <w:t>None</w:t>
            </w:r>
          </w:p>
        </w:tc>
      </w:tr>
      <w:tr w:rsidR="007D10DD" w14:paraId="3336C5FF" w14:textId="77777777">
        <w:tc>
          <w:tcPr>
            <w:tcW w:w="625" w:type="dxa"/>
          </w:tcPr>
          <w:p w14:paraId="00000288" w14:textId="77777777" w:rsidR="007D10DD" w:rsidRDefault="00000000">
            <w:r>
              <w:t>50</w:t>
            </w:r>
          </w:p>
        </w:tc>
        <w:tc>
          <w:tcPr>
            <w:tcW w:w="1980" w:type="dxa"/>
          </w:tcPr>
          <w:p w14:paraId="00000289" w14:textId="77777777" w:rsidR="007D10DD" w:rsidRDefault="00000000">
            <w:r>
              <w:t>Montreal Protocol</w:t>
            </w:r>
            <w:r>
              <w:rPr>
                <w:vertAlign w:val="superscript"/>
              </w:rPr>
              <w:footnoteReference w:id="75"/>
            </w:r>
          </w:p>
        </w:tc>
        <w:tc>
          <w:tcPr>
            <w:tcW w:w="1170" w:type="dxa"/>
          </w:tcPr>
          <w:p w14:paraId="0000028A" w14:textId="77777777" w:rsidR="007D10DD" w:rsidRDefault="00000000">
            <w:r>
              <w:t>No</w:t>
            </w:r>
          </w:p>
        </w:tc>
        <w:tc>
          <w:tcPr>
            <w:tcW w:w="990" w:type="dxa"/>
            <w:shd w:val="clear" w:color="auto" w:fill="auto"/>
          </w:tcPr>
          <w:p w14:paraId="0000028B" w14:textId="77777777" w:rsidR="007D10DD" w:rsidRDefault="00000000">
            <w:r>
              <w:t>Yes</w:t>
            </w:r>
          </w:p>
        </w:tc>
        <w:tc>
          <w:tcPr>
            <w:tcW w:w="885" w:type="dxa"/>
            <w:shd w:val="clear" w:color="auto" w:fill="auto"/>
          </w:tcPr>
          <w:p w14:paraId="0000028C" w14:textId="77777777" w:rsidR="007D10DD" w:rsidRDefault="00000000">
            <w:r>
              <w:t>NA</w:t>
            </w:r>
          </w:p>
        </w:tc>
        <w:tc>
          <w:tcPr>
            <w:tcW w:w="2467" w:type="dxa"/>
          </w:tcPr>
          <w:p w14:paraId="0000028D" w14:textId="77777777" w:rsidR="007D10DD" w:rsidRDefault="00000000">
            <w:r>
              <w:t>None</w:t>
            </w:r>
          </w:p>
        </w:tc>
        <w:tc>
          <w:tcPr>
            <w:tcW w:w="1688" w:type="dxa"/>
          </w:tcPr>
          <w:p w14:paraId="0000028E" w14:textId="77777777" w:rsidR="007D10DD" w:rsidRDefault="00000000">
            <w:r>
              <w:t>None</w:t>
            </w:r>
          </w:p>
        </w:tc>
      </w:tr>
      <w:tr w:rsidR="007D10DD" w14:paraId="6BB051BA" w14:textId="77777777">
        <w:tc>
          <w:tcPr>
            <w:tcW w:w="625" w:type="dxa"/>
          </w:tcPr>
          <w:p w14:paraId="0000028F" w14:textId="77777777" w:rsidR="007D10DD" w:rsidRDefault="00000000">
            <w:r>
              <w:t>51</w:t>
            </w:r>
          </w:p>
        </w:tc>
        <w:tc>
          <w:tcPr>
            <w:tcW w:w="1980" w:type="dxa"/>
          </w:tcPr>
          <w:p w14:paraId="00000290" w14:textId="77777777" w:rsidR="007D10DD" w:rsidRDefault="00000000">
            <w:r>
              <w:t xml:space="preserve">Multilateral Investment </w:t>
            </w:r>
            <w:sdt>
              <w:sdtPr>
                <w:tag w:val="goog_rdk_5"/>
                <w:id w:val="-1364435125"/>
              </w:sdtPr>
              <w:sdtContent>
                <w:commentRangeStart w:id="541"/>
              </w:sdtContent>
            </w:sdt>
            <w:r>
              <w:t>Fund</w:t>
            </w:r>
            <w:commentRangeEnd w:id="541"/>
            <w:r>
              <w:commentReference w:id="541"/>
            </w:r>
          </w:p>
        </w:tc>
        <w:tc>
          <w:tcPr>
            <w:tcW w:w="1170" w:type="dxa"/>
            <w:shd w:val="clear" w:color="auto" w:fill="C5E0B3"/>
          </w:tcPr>
          <w:p w14:paraId="00000291" w14:textId="77777777" w:rsidR="007D10DD" w:rsidRDefault="00000000">
            <w:r>
              <w:t>Yes</w:t>
            </w:r>
          </w:p>
        </w:tc>
        <w:tc>
          <w:tcPr>
            <w:tcW w:w="990" w:type="dxa"/>
          </w:tcPr>
          <w:p w14:paraId="00000292" w14:textId="77777777" w:rsidR="007D10DD" w:rsidRDefault="00000000">
            <w:r>
              <w:t>No</w:t>
            </w:r>
          </w:p>
        </w:tc>
        <w:tc>
          <w:tcPr>
            <w:tcW w:w="885" w:type="dxa"/>
            <w:shd w:val="clear" w:color="auto" w:fill="auto"/>
          </w:tcPr>
          <w:p w14:paraId="00000293" w14:textId="77777777" w:rsidR="007D10DD" w:rsidRDefault="00000000">
            <w:r>
              <w:t>NA</w:t>
            </w:r>
          </w:p>
        </w:tc>
        <w:tc>
          <w:tcPr>
            <w:tcW w:w="2467" w:type="dxa"/>
          </w:tcPr>
          <w:p w14:paraId="00000294" w14:textId="77777777" w:rsidR="007D10DD" w:rsidRDefault="00000000">
            <w:r>
              <w:t>2014—2019</w:t>
            </w:r>
          </w:p>
        </w:tc>
        <w:tc>
          <w:tcPr>
            <w:tcW w:w="1688" w:type="dxa"/>
          </w:tcPr>
          <w:p w14:paraId="00000295" w14:textId="77777777" w:rsidR="007D10DD" w:rsidRDefault="00000000">
            <w:r>
              <w:t>$10M</w:t>
            </w:r>
          </w:p>
        </w:tc>
      </w:tr>
      <w:tr w:rsidR="007D10DD" w14:paraId="308E2E5F" w14:textId="77777777">
        <w:tc>
          <w:tcPr>
            <w:tcW w:w="625" w:type="dxa"/>
          </w:tcPr>
          <w:p w14:paraId="00000296" w14:textId="77777777" w:rsidR="007D10DD" w:rsidRDefault="00000000">
            <w:r>
              <w:t>52</w:t>
            </w:r>
          </w:p>
        </w:tc>
        <w:tc>
          <w:tcPr>
            <w:tcW w:w="1980" w:type="dxa"/>
          </w:tcPr>
          <w:p w14:paraId="00000297" w14:textId="77777777" w:rsidR="007D10DD" w:rsidRDefault="00000000">
            <w:r>
              <w:t>Multilateral Investment Guarantee Agency</w:t>
            </w:r>
            <w:r>
              <w:rPr>
                <w:vertAlign w:val="superscript"/>
              </w:rPr>
              <w:footnoteReference w:id="76"/>
            </w:r>
          </w:p>
        </w:tc>
        <w:tc>
          <w:tcPr>
            <w:tcW w:w="1170" w:type="dxa"/>
          </w:tcPr>
          <w:p w14:paraId="00000298" w14:textId="77777777" w:rsidR="007D10DD" w:rsidRDefault="00000000">
            <w:r>
              <w:t>No</w:t>
            </w:r>
          </w:p>
        </w:tc>
        <w:tc>
          <w:tcPr>
            <w:tcW w:w="990" w:type="dxa"/>
            <w:shd w:val="clear" w:color="auto" w:fill="auto"/>
          </w:tcPr>
          <w:p w14:paraId="00000299" w14:textId="77777777" w:rsidR="007D10DD" w:rsidRDefault="00000000">
            <w:r>
              <w:t>Yes</w:t>
            </w:r>
          </w:p>
        </w:tc>
        <w:tc>
          <w:tcPr>
            <w:tcW w:w="885" w:type="dxa"/>
            <w:shd w:val="clear" w:color="auto" w:fill="auto"/>
          </w:tcPr>
          <w:p w14:paraId="0000029A" w14:textId="77777777" w:rsidR="007D10DD" w:rsidRDefault="00000000">
            <w:r>
              <w:t>NA</w:t>
            </w:r>
          </w:p>
        </w:tc>
        <w:tc>
          <w:tcPr>
            <w:tcW w:w="2467" w:type="dxa"/>
          </w:tcPr>
          <w:p w14:paraId="0000029B" w14:textId="77777777" w:rsidR="007D10DD" w:rsidRDefault="00000000">
            <w:r>
              <w:t>None</w:t>
            </w:r>
          </w:p>
        </w:tc>
        <w:tc>
          <w:tcPr>
            <w:tcW w:w="1688" w:type="dxa"/>
          </w:tcPr>
          <w:p w14:paraId="0000029C" w14:textId="77777777" w:rsidR="007D10DD" w:rsidRDefault="00000000">
            <w:r>
              <w:t>None</w:t>
            </w:r>
          </w:p>
        </w:tc>
      </w:tr>
      <w:tr w:rsidR="007D10DD" w14:paraId="5995B3B3" w14:textId="77777777">
        <w:tc>
          <w:tcPr>
            <w:tcW w:w="625" w:type="dxa"/>
          </w:tcPr>
          <w:p w14:paraId="0000029D" w14:textId="77777777" w:rsidR="007D10DD" w:rsidRDefault="00000000">
            <w:r>
              <w:t>53</w:t>
            </w:r>
          </w:p>
        </w:tc>
        <w:tc>
          <w:tcPr>
            <w:tcW w:w="1980" w:type="dxa"/>
          </w:tcPr>
          <w:p w14:paraId="0000029E" w14:textId="77777777" w:rsidR="007D10DD" w:rsidRDefault="00000000">
            <w:r>
              <w:t>Nordic Development Fund</w:t>
            </w:r>
          </w:p>
        </w:tc>
        <w:tc>
          <w:tcPr>
            <w:tcW w:w="1170" w:type="dxa"/>
          </w:tcPr>
          <w:p w14:paraId="0000029F" w14:textId="77777777" w:rsidR="007D10DD" w:rsidRDefault="00000000">
            <w:r>
              <w:t>No</w:t>
            </w:r>
          </w:p>
        </w:tc>
        <w:tc>
          <w:tcPr>
            <w:tcW w:w="990" w:type="dxa"/>
            <w:shd w:val="clear" w:color="auto" w:fill="C5E0B3"/>
          </w:tcPr>
          <w:p w14:paraId="000002A0" w14:textId="77777777" w:rsidR="007D10DD" w:rsidRDefault="00000000">
            <w:r>
              <w:t>Yes</w:t>
            </w:r>
          </w:p>
        </w:tc>
        <w:tc>
          <w:tcPr>
            <w:tcW w:w="885" w:type="dxa"/>
            <w:shd w:val="clear" w:color="auto" w:fill="auto"/>
          </w:tcPr>
          <w:p w14:paraId="000002A1" w14:textId="77777777" w:rsidR="007D10DD" w:rsidRDefault="00000000">
            <w:r>
              <w:t>NA</w:t>
            </w:r>
          </w:p>
        </w:tc>
        <w:tc>
          <w:tcPr>
            <w:tcW w:w="2467" w:type="dxa"/>
          </w:tcPr>
          <w:p w14:paraId="000002A2" w14:textId="77777777" w:rsidR="007D10DD" w:rsidRDefault="00000000">
            <w:r>
              <w:t>2009—2020</w:t>
            </w:r>
          </w:p>
        </w:tc>
        <w:tc>
          <w:tcPr>
            <w:tcW w:w="1688" w:type="dxa"/>
          </w:tcPr>
          <w:p w14:paraId="000002A3" w14:textId="77777777" w:rsidR="007D10DD" w:rsidRDefault="00000000">
            <w:r>
              <w:t>&lt;$1M</w:t>
            </w:r>
          </w:p>
        </w:tc>
      </w:tr>
      <w:tr w:rsidR="007D10DD" w14:paraId="44F85B82" w14:textId="77777777">
        <w:tc>
          <w:tcPr>
            <w:tcW w:w="625" w:type="dxa"/>
          </w:tcPr>
          <w:p w14:paraId="000002A4" w14:textId="77777777" w:rsidR="007D10DD" w:rsidRDefault="00000000">
            <w:r>
              <w:t>54</w:t>
            </w:r>
          </w:p>
        </w:tc>
        <w:tc>
          <w:tcPr>
            <w:tcW w:w="1980" w:type="dxa"/>
          </w:tcPr>
          <w:p w14:paraId="000002A5" w14:textId="77777777" w:rsidR="007D10DD" w:rsidRDefault="00000000">
            <w:r>
              <w:t>Organization of Arab Petroleum Exporting Countries (OAPEC)</w:t>
            </w:r>
            <w:r>
              <w:rPr>
                <w:vertAlign w:val="superscript"/>
              </w:rPr>
              <w:footnoteReference w:id="77"/>
            </w:r>
          </w:p>
        </w:tc>
        <w:tc>
          <w:tcPr>
            <w:tcW w:w="1170" w:type="dxa"/>
          </w:tcPr>
          <w:p w14:paraId="000002A6" w14:textId="77777777" w:rsidR="007D10DD" w:rsidRDefault="00000000">
            <w:r>
              <w:t>No</w:t>
            </w:r>
          </w:p>
        </w:tc>
        <w:tc>
          <w:tcPr>
            <w:tcW w:w="990" w:type="dxa"/>
            <w:shd w:val="clear" w:color="auto" w:fill="auto"/>
          </w:tcPr>
          <w:p w14:paraId="000002A7" w14:textId="77777777" w:rsidR="007D10DD" w:rsidRDefault="00000000">
            <w:r>
              <w:t>Yes</w:t>
            </w:r>
          </w:p>
        </w:tc>
        <w:tc>
          <w:tcPr>
            <w:tcW w:w="885" w:type="dxa"/>
            <w:shd w:val="clear" w:color="auto" w:fill="auto"/>
          </w:tcPr>
          <w:p w14:paraId="000002A8" w14:textId="77777777" w:rsidR="007D10DD" w:rsidRDefault="00000000">
            <w:r>
              <w:t>NA</w:t>
            </w:r>
          </w:p>
        </w:tc>
        <w:tc>
          <w:tcPr>
            <w:tcW w:w="2467" w:type="dxa"/>
          </w:tcPr>
          <w:p w14:paraId="000002A9" w14:textId="77777777" w:rsidR="007D10DD" w:rsidRDefault="00000000">
            <w:r>
              <w:t>None</w:t>
            </w:r>
          </w:p>
        </w:tc>
        <w:tc>
          <w:tcPr>
            <w:tcW w:w="1688" w:type="dxa"/>
          </w:tcPr>
          <w:p w14:paraId="000002AA" w14:textId="77777777" w:rsidR="007D10DD" w:rsidRDefault="00000000">
            <w:r>
              <w:t>None</w:t>
            </w:r>
          </w:p>
        </w:tc>
      </w:tr>
      <w:tr w:rsidR="007D10DD" w14:paraId="2C6391C7" w14:textId="77777777">
        <w:tc>
          <w:tcPr>
            <w:tcW w:w="625" w:type="dxa"/>
          </w:tcPr>
          <w:p w14:paraId="000002AB" w14:textId="77777777" w:rsidR="007D10DD" w:rsidRDefault="00000000">
            <w:r>
              <w:t>55</w:t>
            </w:r>
          </w:p>
        </w:tc>
        <w:tc>
          <w:tcPr>
            <w:tcW w:w="1980" w:type="dxa"/>
          </w:tcPr>
          <w:p w14:paraId="000002AC" w14:textId="77777777" w:rsidR="007D10DD" w:rsidRDefault="00000000">
            <w:r>
              <w:t>OPEC Fund for International Development</w:t>
            </w:r>
          </w:p>
        </w:tc>
        <w:tc>
          <w:tcPr>
            <w:tcW w:w="1170" w:type="dxa"/>
          </w:tcPr>
          <w:p w14:paraId="000002AD" w14:textId="77777777" w:rsidR="007D10DD" w:rsidRDefault="00000000">
            <w:r>
              <w:t>Yes</w:t>
            </w:r>
          </w:p>
        </w:tc>
        <w:tc>
          <w:tcPr>
            <w:tcW w:w="990" w:type="dxa"/>
            <w:shd w:val="clear" w:color="auto" w:fill="C5E0B3"/>
          </w:tcPr>
          <w:p w14:paraId="000002AE" w14:textId="77777777" w:rsidR="007D10DD" w:rsidRDefault="00000000">
            <w:r>
              <w:t>Yes</w:t>
            </w:r>
            <w:r>
              <w:rPr>
                <w:vertAlign w:val="superscript"/>
              </w:rPr>
              <w:footnoteReference w:id="78"/>
            </w:r>
          </w:p>
        </w:tc>
        <w:tc>
          <w:tcPr>
            <w:tcW w:w="885" w:type="dxa"/>
            <w:shd w:val="clear" w:color="auto" w:fill="auto"/>
          </w:tcPr>
          <w:p w14:paraId="000002AF" w14:textId="77777777" w:rsidR="007D10DD" w:rsidRDefault="00000000">
            <w:r>
              <w:t>NA</w:t>
            </w:r>
          </w:p>
        </w:tc>
        <w:tc>
          <w:tcPr>
            <w:tcW w:w="2467" w:type="dxa"/>
          </w:tcPr>
          <w:p w14:paraId="000002B0" w14:textId="77777777" w:rsidR="007D10DD" w:rsidRDefault="00000000">
            <w:r>
              <w:t>2006—2020</w:t>
            </w:r>
          </w:p>
        </w:tc>
        <w:tc>
          <w:tcPr>
            <w:tcW w:w="1688" w:type="dxa"/>
          </w:tcPr>
          <w:p w14:paraId="000002B1" w14:textId="77777777" w:rsidR="007D10DD" w:rsidRDefault="00000000">
            <w:r>
              <w:t>$1429M</w:t>
            </w:r>
          </w:p>
        </w:tc>
      </w:tr>
      <w:tr w:rsidR="007D10DD" w14:paraId="56942A38" w14:textId="77777777">
        <w:tc>
          <w:tcPr>
            <w:tcW w:w="625" w:type="dxa"/>
          </w:tcPr>
          <w:p w14:paraId="000002B2" w14:textId="77777777" w:rsidR="007D10DD" w:rsidRDefault="00000000">
            <w:r>
              <w:t>56</w:t>
            </w:r>
          </w:p>
        </w:tc>
        <w:tc>
          <w:tcPr>
            <w:tcW w:w="1980" w:type="dxa"/>
          </w:tcPr>
          <w:p w14:paraId="000002B3" w14:textId="77777777" w:rsidR="007D10DD" w:rsidRDefault="00000000">
            <w:r>
              <w:t>Organization for Security and Co-operation in Europe (OSCE)</w:t>
            </w:r>
            <w:r>
              <w:rPr>
                <w:vertAlign w:val="superscript"/>
              </w:rPr>
              <w:footnoteReference w:id="79"/>
            </w:r>
          </w:p>
        </w:tc>
        <w:tc>
          <w:tcPr>
            <w:tcW w:w="1170" w:type="dxa"/>
          </w:tcPr>
          <w:p w14:paraId="000002B4" w14:textId="77777777" w:rsidR="007D10DD" w:rsidRDefault="00000000">
            <w:r>
              <w:t>No</w:t>
            </w:r>
          </w:p>
        </w:tc>
        <w:tc>
          <w:tcPr>
            <w:tcW w:w="990" w:type="dxa"/>
            <w:shd w:val="clear" w:color="auto" w:fill="auto"/>
          </w:tcPr>
          <w:p w14:paraId="000002B5" w14:textId="77777777" w:rsidR="007D10DD" w:rsidRDefault="00000000">
            <w:r>
              <w:t>Yes</w:t>
            </w:r>
          </w:p>
        </w:tc>
        <w:tc>
          <w:tcPr>
            <w:tcW w:w="885" w:type="dxa"/>
            <w:shd w:val="clear" w:color="auto" w:fill="auto"/>
          </w:tcPr>
          <w:p w14:paraId="000002B6" w14:textId="77777777" w:rsidR="007D10DD" w:rsidRDefault="00000000">
            <w:r>
              <w:t>NA</w:t>
            </w:r>
          </w:p>
        </w:tc>
        <w:tc>
          <w:tcPr>
            <w:tcW w:w="2467" w:type="dxa"/>
          </w:tcPr>
          <w:p w14:paraId="000002B7" w14:textId="77777777" w:rsidR="007D10DD" w:rsidRDefault="00000000">
            <w:r>
              <w:t>None</w:t>
            </w:r>
          </w:p>
        </w:tc>
        <w:tc>
          <w:tcPr>
            <w:tcW w:w="1688" w:type="dxa"/>
          </w:tcPr>
          <w:p w14:paraId="000002B8" w14:textId="77777777" w:rsidR="007D10DD" w:rsidRDefault="00000000">
            <w:r>
              <w:t>None</w:t>
            </w:r>
          </w:p>
        </w:tc>
      </w:tr>
      <w:tr w:rsidR="007D10DD" w14:paraId="79B5B2E8" w14:textId="77777777">
        <w:tc>
          <w:tcPr>
            <w:tcW w:w="625" w:type="dxa"/>
          </w:tcPr>
          <w:p w14:paraId="000002B9" w14:textId="77777777" w:rsidR="007D10DD" w:rsidRDefault="00000000">
            <w:r>
              <w:t>57</w:t>
            </w:r>
          </w:p>
        </w:tc>
        <w:tc>
          <w:tcPr>
            <w:tcW w:w="1980" w:type="dxa"/>
          </w:tcPr>
          <w:p w14:paraId="000002BA" w14:textId="77777777" w:rsidR="007D10DD" w:rsidRDefault="00000000">
            <w:r>
              <w:t xml:space="preserve">Private Infrastructure Development </w:t>
            </w:r>
            <w:sdt>
              <w:sdtPr>
                <w:tag w:val="goog_rdk_6"/>
                <w:id w:val="440964901"/>
              </w:sdtPr>
              <w:sdtContent>
                <w:commentRangeStart w:id="542"/>
              </w:sdtContent>
            </w:sdt>
            <w:r>
              <w:t>Group</w:t>
            </w:r>
            <w:commentRangeEnd w:id="542"/>
            <w:r>
              <w:commentReference w:id="542"/>
            </w:r>
            <w:r>
              <w:rPr>
                <w:vertAlign w:val="superscript"/>
              </w:rPr>
              <w:footnoteReference w:id="80"/>
            </w:r>
          </w:p>
        </w:tc>
        <w:tc>
          <w:tcPr>
            <w:tcW w:w="1170" w:type="dxa"/>
            <w:shd w:val="clear" w:color="auto" w:fill="C5E0B3"/>
          </w:tcPr>
          <w:p w14:paraId="000002BB" w14:textId="77777777" w:rsidR="007D10DD" w:rsidRDefault="00000000">
            <w:sdt>
              <w:sdtPr>
                <w:tag w:val="goog_rdk_7"/>
                <w:id w:val="-2084750873"/>
              </w:sdtPr>
              <w:sdtContent>
                <w:commentRangeStart w:id="543"/>
              </w:sdtContent>
            </w:sdt>
            <w:r>
              <w:t>Yes</w:t>
            </w:r>
            <w:commentRangeEnd w:id="543"/>
            <w:r>
              <w:commentReference w:id="543"/>
            </w:r>
          </w:p>
        </w:tc>
        <w:tc>
          <w:tcPr>
            <w:tcW w:w="990" w:type="dxa"/>
          </w:tcPr>
          <w:p w14:paraId="000002BC" w14:textId="77777777" w:rsidR="007D10DD" w:rsidRDefault="00000000">
            <w:r>
              <w:t>Yes</w:t>
            </w:r>
          </w:p>
        </w:tc>
        <w:tc>
          <w:tcPr>
            <w:tcW w:w="885" w:type="dxa"/>
            <w:shd w:val="clear" w:color="auto" w:fill="auto"/>
          </w:tcPr>
          <w:p w14:paraId="000002BD" w14:textId="77777777" w:rsidR="007D10DD" w:rsidRDefault="00000000">
            <w:r>
              <w:t>NA</w:t>
            </w:r>
          </w:p>
        </w:tc>
        <w:tc>
          <w:tcPr>
            <w:tcW w:w="2467" w:type="dxa"/>
          </w:tcPr>
          <w:p w14:paraId="000002BE" w14:textId="77777777" w:rsidR="007D10DD" w:rsidRDefault="00000000">
            <w:r>
              <w:t>2014—2021</w:t>
            </w:r>
          </w:p>
        </w:tc>
        <w:tc>
          <w:tcPr>
            <w:tcW w:w="1688" w:type="dxa"/>
          </w:tcPr>
          <w:p w14:paraId="000002BF" w14:textId="77777777" w:rsidR="007D10DD" w:rsidRDefault="00000000">
            <w:r>
              <w:t>$51M</w:t>
            </w:r>
          </w:p>
        </w:tc>
      </w:tr>
      <w:tr w:rsidR="007D10DD" w14:paraId="12571762" w14:textId="77777777">
        <w:tc>
          <w:tcPr>
            <w:tcW w:w="625" w:type="dxa"/>
          </w:tcPr>
          <w:p w14:paraId="000002C0" w14:textId="77777777" w:rsidR="007D10DD" w:rsidRDefault="00000000">
            <w:r>
              <w:lastRenderedPageBreak/>
              <w:t>58</w:t>
            </w:r>
          </w:p>
        </w:tc>
        <w:tc>
          <w:tcPr>
            <w:tcW w:w="1980" w:type="dxa"/>
          </w:tcPr>
          <w:p w14:paraId="000002C1" w14:textId="77777777" w:rsidR="007D10DD" w:rsidRDefault="00000000">
            <w:r>
              <w:t>Special Arab Aid Fund for Africa</w:t>
            </w:r>
            <w:r>
              <w:rPr>
                <w:vertAlign w:val="superscript"/>
              </w:rPr>
              <w:footnoteReference w:id="81"/>
            </w:r>
          </w:p>
        </w:tc>
        <w:tc>
          <w:tcPr>
            <w:tcW w:w="1170" w:type="dxa"/>
          </w:tcPr>
          <w:p w14:paraId="000002C2" w14:textId="77777777" w:rsidR="007D10DD" w:rsidRDefault="00000000">
            <w:r>
              <w:t>No</w:t>
            </w:r>
          </w:p>
        </w:tc>
        <w:tc>
          <w:tcPr>
            <w:tcW w:w="990" w:type="dxa"/>
            <w:shd w:val="clear" w:color="auto" w:fill="auto"/>
          </w:tcPr>
          <w:p w14:paraId="000002C3" w14:textId="77777777" w:rsidR="007D10DD" w:rsidRDefault="00000000">
            <w:r>
              <w:t>Yes</w:t>
            </w:r>
          </w:p>
        </w:tc>
        <w:tc>
          <w:tcPr>
            <w:tcW w:w="885" w:type="dxa"/>
            <w:shd w:val="clear" w:color="auto" w:fill="auto"/>
          </w:tcPr>
          <w:p w14:paraId="000002C4" w14:textId="77777777" w:rsidR="007D10DD" w:rsidRDefault="00000000">
            <w:r>
              <w:t>NA</w:t>
            </w:r>
          </w:p>
        </w:tc>
        <w:tc>
          <w:tcPr>
            <w:tcW w:w="2467" w:type="dxa"/>
          </w:tcPr>
          <w:p w14:paraId="000002C5" w14:textId="77777777" w:rsidR="007D10DD" w:rsidRDefault="00000000">
            <w:r>
              <w:t>None</w:t>
            </w:r>
          </w:p>
        </w:tc>
        <w:tc>
          <w:tcPr>
            <w:tcW w:w="1688" w:type="dxa"/>
          </w:tcPr>
          <w:p w14:paraId="000002C6" w14:textId="77777777" w:rsidR="007D10DD" w:rsidRDefault="00000000">
            <w:r>
              <w:t>None</w:t>
            </w:r>
          </w:p>
        </w:tc>
      </w:tr>
      <w:tr w:rsidR="007D10DD" w14:paraId="6235DE3C" w14:textId="77777777">
        <w:tc>
          <w:tcPr>
            <w:tcW w:w="625" w:type="dxa"/>
          </w:tcPr>
          <w:p w14:paraId="000002C7" w14:textId="77777777" w:rsidR="007D10DD" w:rsidRDefault="00000000">
            <w:r>
              <w:t>59</w:t>
            </w:r>
          </w:p>
        </w:tc>
        <w:tc>
          <w:tcPr>
            <w:tcW w:w="1980" w:type="dxa"/>
          </w:tcPr>
          <w:p w14:paraId="000002C8" w14:textId="77777777" w:rsidR="007D10DD" w:rsidRDefault="00000000">
            <w:r>
              <w:t>The Commonwealth Secretariat</w:t>
            </w:r>
            <w:r>
              <w:rPr>
                <w:vertAlign w:val="superscript"/>
              </w:rPr>
              <w:footnoteReference w:id="82"/>
            </w:r>
          </w:p>
        </w:tc>
        <w:tc>
          <w:tcPr>
            <w:tcW w:w="1170" w:type="dxa"/>
            <w:shd w:val="clear" w:color="auto" w:fill="auto"/>
          </w:tcPr>
          <w:p w14:paraId="000002C9" w14:textId="77777777" w:rsidR="007D10DD" w:rsidRDefault="00000000">
            <w:r>
              <w:t>Yes</w:t>
            </w:r>
          </w:p>
        </w:tc>
        <w:tc>
          <w:tcPr>
            <w:tcW w:w="990" w:type="dxa"/>
          </w:tcPr>
          <w:p w14:paraId="000002CA" w14:textId="77777777" w:rsidR="007D10DD" w:rsidRDefault="00000000">
            <w:r>
              <w:t>No</w:t>
            </w:r>
          </w:p>
        </w:tc>
        <w:tc>
          <w:tcPr>
            <w:tcW w:w="885" w:type="dxa"/>
            <w:shd w:val="clear" w:color="auto" w:fill="auto"/>
          </w:tcPr>
          <w:p w14:paraId="000002CB" w14:textId="77777777" w:rsidR="007D10DD" w:rsidRDefault="00000000">
            <w:r>
              <w:t>NA</w:t>
            </w:r>
          </w:p>
        </w:tc>
        <w:tc>
          <w:tcPr>
            <w:tcW w:w="2467" w:type="dxa"/>
          </w:tcPr>
          <w:p w14:paraId="000002CC" w14:textId="77777777" w:rsidR="007D10DD" w:rsidRDefault="00000000">
            <w:r>
              <w:t>None</w:t>
            </w:r>
          </w:p>
        </w:tc>
        <w:tc>
          <w:tcPr>
            <w:tcW w:w="1688" w:type="dxa"/>
          </w:tcPr>
          <w:p w14:paraId="000002CD" w14:textId="77777777" w:rsidR="007D10DD" w:rsidRDefault="00000000">
            <w:r>
              <w:t>None</w:t>
            </w:r>
          </w:p>
        </w:tc>
      </w:tr>
      <w:tr w:rsidR="007D10DD" w14:paraId="4166A1A6" w14:textId="77777777">
        <w:tc>
          <w:tcPr>
            <w:tcW w:w="625" w:type="dxa"/>
            <w:vAlign w:val="bottom"/>
          </w:tcPr>
          <w:p w14:paraId="000002CE" w14:textId="77777777" w:rsidR="007D10DD" w:rsidRDefault="00000000">
            <w:r>
              <w:t>60</w:t>
            </w:r>
          </w:p>
        </w:tc>
        <w:tc>
          <w:tcPr>
            <w:tcW w:w="1980" w:type="dxa"/>
          </w:tcPr>
          <w:p w14:paraId="000002CF" w14:textId="77777777" w:rsidR="007D10DD" w:rsidRDefault="00000000">
            <w:r>
              <w:t>UN Central Emergency Response Fund (CERF)</w:t>
            </w:r>
          </w:p>
        </w:tc>
        <w:tc>
          <w:tcPr>
            <w:tcW w:w="1170" w:type="dxa"/>
            <w:shd w:val="clear" w:color="auto" w:fill="C5E0B3"/>
          </w:tcPr>
          <w:p w14:paraId="000002D0" w14:textId="77777777" w:rsidR="007D10DD" w:rsidRDefault="00000000">
            <w:sdt>
              <w:sdtPr>
                <w:tag w:val="goog_rdk_8"/>
                <w:id w:val="-1892258872"/>
              </w:sdtPr>
              <w:sdtContent>
                <w:commentRangeStart w:id="544"/>
              </w:sdtContent>
            </w:sdt>
            <w:sdt>
              <w:sdtPr>
                <w:tag w:val="goog_rdk_9"/>
                <w:id w:val="757335325"/>
              </w:sdtPr>
              <w:sdtContent>
                <w:commentRangeStart w:id="545"/>
              </w:sdtContent>
            </w:sdt>
            <w:r>
              <w:t>Yes</w:t>
            </w:r>
            <w:commentRangeEnd w:id="544"/>
            <w:r>
              <w:commentReference w:id="544"/>
            </w:r>
            <w:commentRangeEnd w:id="545"/>
            <w:r>
              <w:commentReference w:id="545"/>
            </w:r>
            <w:r>
              <w:rPr>
                <w:vertAlign w:val="superscript"/>
              </w:rPr>
              <w:footnoteReference w:id="83"/>
            </w:r>
          </w:p>
        </w:tc>
        <w:tc>
          <w:tcPr>
            <w:tcW w:w="990" w:type="dxa"/>
          </w:tcPr>
          <w:p w14:paraId="000002D1" w14:textId="77777777" w:rsidR="007D10DD" w:rsidRDefault="00000000">
            <w:r>
              <w:t>Yes</w:t>
            </w:r>
          </w:p>
        </w:tc>
        <w:tc>
          <w:tcPr>
            <w:tcW w:w="885" w:type="dxa"/>
            <w:shd w:val="clear" w:color="auto" w:fill="auto"/>
          </w:tcPr>
          <w:p w14:paraId="000002D2" w14:textId="77777777" w:rsidR="007D10DD" w:rsidRDefault="00000000">
            <w:r>
              <w:t>NA</w:t>
            </w:r>
          </w:p>
        </w:tc>
        <w:tc>
          <w:tcPr>
            <w:tcW w:w="2467" w:type="dxa"/>
          </w:tcPr>
          <w:p w14:paraId="000002D3" w14:textId="77777777" w:rsidR="007D10DD" w:rsidRDefault="00000000">
            <w:r>
              <w:t>2006—2021</w:t>
            </w:r>
            <w:r>
              <w:rPr>
                <w:vertAlign w:val="superscript"/>
              </w:rPr>
              <w:footnoteReference w:id="84"/>
            </w:r>
          </w:p>
        </w:tc>
        <w:tc>
          <w:tcPr>
            <w:tcW w:w="1688" w:type="dxa"/>
          </w:tcPr>
          <w:p w14:paraId="000002D4" w14:textId="77777777" w:rsidR="007D10DD" w:rsidRDefault="00000000">
            <w:r>
              <w:t>$2285M</w:t>
            </w:r>
          </w:p>
        </w:tc>
      </w:tr>
      <w:tr w:rsidR="007D10DD" w14:paraId="19542217" w14:textId="77777777">
        <w:tc>
          <w:tcPr>
            <w:tcW w:w="625" w:type="dxa"/>
            <w:vAlign w:val="bottom"/>
          </w:tcPr>
          <w:p w14:paraId="000002D5" w14:textId="77777777" w:rsidR="007D10DD" w:rsidRDefault="00000000">
            <w:r>
              <w:t>61</w:t>
            </w:r>
          </w:p>
        </w:tc>
        <w:tc>
          <w:tcPr>
            <w:tcW w:w="1980" w:type="dxa"/>
          </w:tcPr>
          <w:p w14:paraId="000002D6" w14:textId="77777777" w:rsidR="007D10DD" w:rsidRDefault="00000000">
            <w:r>
              <w:t>UN Global Compact Local Network UK</w:t>
            </w:r>
          </w:p>
        </w:tc>
        <w:tc>
          <w:tcPr>
            <w:tcW w:w="1170" w:type="dxa"/>
            <w:shd w:val="clear" w:color="auto" w:fill="auto"/>
          </w:tcPr>
          <w:p w14:paraId="000002D7" w14:textId="77777777" w:rsidR="007D10DD" w:rsidRDefault="00000000">
            <w:r>
              <w:t>Yes</w:t>
            </w:r>
          </w:p>
        </w:tc>
        <w:tc>
          <w:tcPr>
            <w:tcW w:w="990" w:type="dxa"/>
          </w:tcPr>
          <w:p w14:paraId="000002D8" w14:textId="77777777" w:rsidR="007D10DD" w:rsidRDefault="00000000">
            <w:r>
              <w:t>No</w:t>
            </w:r>
          </w:p>
        </w:tc>
        <w:tc>
          <w:tcPr>
            <w:tcW w:w="885" w:type="dxa"/>
            <w:shd w:val="clear" w:color="auto" w:fill="auto"/>
          </w:tcPr>
          <w:p w14:paraId="000002D9" w14:textId="77777777" w:rsidR="007D10DD" w:rsidRDefault="00000000">
            <w:r>
              <w:t>NA</w:t>
            </w:r>
          </w:p>
        </w:tc>
        <w:tc>
          <w:tcPr>
            <w:tcW w:w="2467" w:type="dxa"/>
          </w:tcPr>
          <w:p w14:paraId="000002DA" w14:textId="77777777" w:rsidR="007D10DD" w:rsidRDefault="00000000">
            <w:r>
              <w:t>None</w:t>
            </w:r>
          </w:p>
        </w:tc>
        <w:tc>
          <w:tcPr>
            <w:tcW w:w="1688" w:type="dxa"/>
          </w:tcPr>
          <w:p w14:paraId="000002DB" w14:textId="77777777" w:rsidR="007D10DD" w:rsidRDefault="00000000">
            <w:r>
              <w:t>None</w:t>
            </w:r>
          </w:p>
        </w:tc>
      </w:tr>
      <w:tr w:rsidR="007D10DD" w14:paraId="4BAC9C74" w14:textId="77777777">
        <w:tc>
          <w:tcPr>
            <w:tcW w:w="625" w:type="dxa"/>
            <w:vAlign w:val="bottom"/>
          </w:tcPr>
          <w:p w14:paraId="000002DC" w14:textId="77777777" w:rsidR="007D10DD" w:rsidRDefault="00000000">
            <w:r>
              <w:t>62</w:t>
            </w:r>
          </w:p>
        </w:tc>
        <w:tc>
          <w:tcPr>
            <w:tcW w:w="1980" w:type="dxa"/>
          </w:tcPr>
          <w:p w14:paraId="000002DD" w14:textId="77777777" w:rsidR="007D10DD" w:rsidRDefault="00000000">
            <w:r>
              <w:t>UN Institute for Disarmament Research</w:t>
            </w:r>
          </w:p>
        </w:tc>
        <w:tc>
          <w:tcPr>
            <w:tcW w:w="1170" w:type="dxa"/>
          </w:tcPr>
          <w:p w14:paraId="000002DE" w14:textId="77777777" w:rsidR="007D10DD" w:rsidRDefault="00000000">
            <w:r>
              <w:t>No</w:t>
            </w:r>
          </w:p>
        </w:tc>
        <w:tc>
          <w:tcPr>
            <w:tcW w:w="990" w:type="dxa"/>
            <w:shd w:val="clear" w:color="auto" w:fill="auto"/>
          </w:tcPr>
          <w:p w14:paraId="000002DF" w14:textId="77777777" w:rsidR="007D10DD" w:rsidRDefault="00000000">
            <w:r>
              <w:t>Yes</w:t>
            </w:r>
          </w:p>
        </w:tc>
        <w:tc>
          <w:tcPr>
            <w:tcW w:w="885" w:type="dxa"/>
            <w:shd w:val="clear" w:color="auto" w:fill="auto"/>
          </w:tcPr>
          <w:p w14:paraId="000002E0" w14:textId="77777777" w:rsidR="007D10DD" w:rsidRDefault="00000000">
            <w:r>
              <w:t>NA</w:t>
            </w:r>
          </w:p>
        </w:tc>
        <w:tc>
          <w:tcPr>
            <w:tcW w:w="2467" w:type="dxa"/>
          </w:tcPr>
          <w:p w14:paraId="000002E1" w14:textId="77777777" w:rsidR="007D10DD" w:rsidRDefault="00000000">
            <w:r>
              <w:t xml:space="preserve">None </w:t>
            </w:r>
          </w:p>
        </w:tc>
        <w:tc>
          <w:tcPr>
            <w:tcW w:w="1688" w:type="dxa"/>
          </w:tcPr>
          <w:p w14:paraId="000002E2" w14:textId="77777777" w:rsidR="007D10DD" w:rsidRDefault="00000000">
            <w:r>
              <w:t>None</w:t>
            </w:r>
          </w:p>
        </w:tc>
      </w:tr>
      <w:tr w:rsidR="007D10DD" w14:paraId="30A22E59" w14:textId="77777777">
        <w:tc>
          <w:tcPr>
            <w:tcW w:w="625" w:type="dxa"/>
            <w:vAlign w:val="bottom"/>
          </w:tcPr>
          <w:p w14:paraId="000002E3" w14:textId="77777777" w:rsidR="007D10DD" w:rsidRDefault="00000000">
            <w:r>
              <w:t>63</w:t>
            </w:r>
          </w:p>
        </w:tc>
        <w:tc>
          <w:tcPr>
            <w:tcW w:w="1980" w:type="dxa"/>
          </w:tcPr>
          <w:p w14:paraId="000002E4" w14:textId="77777777" w:rsidR="007D10DD" w:rsidRDefault="00000000">
            <w:r>
              <w:t>UNITAID</w:t>
            </w:r>
            <w:r>
              <w:rPr>
                <w:vertAlign w:val="superscript"/>
              </w:rPr>
              <w:footnoteReference w:id="85"/>
            </w:r>
          </w:p>
        </w:tc>
        <w:tc>
          <w:tcPr>
            <w:tcW w:w="1170" w:type="dxa"/>
            <w:shd w:val="clear" w:color="auto" w:fill="auto"/>
          </w:tcPr>
          <w:p w14:paraId="000002E5" w14:textId="77777777" w:rsidR="007D10DD" w:rsidRDefault="00000000">
            <w:r>
              <w:t>Yes</w:t>
            </w:r>
          </w:p>
        </w:tc>
        <w:tc>
          <w:tcPr>
            <w:tcW w:w="990" w:type="dxa"/>
          </w:tcPr>
          <w:p w14:paraId="000002E6" w14:textId="77777777" w:rsidR="007D10DD" w:rsidRDefault="00000000">
            <w:r>
              <w:t>No</w:t>
            </w:r>
          </w:p>
        </w:tc>
        <w:tc>
          <w:tcPr>
            <w:tcW w:w="885" w:type="dxa"/>
            <w:shd w:val="clear" w:color="auto" w:fill="auto"/>
          </w:tcPr>
          <w:p w14:paraId="000002E7" w14:textId="77777777" w:rsidR="007D10DD" w:rsidRDefault="00000000">
            <w:r>
              <w:t>NA</w:t>
            </w:r>
          </w:p>
        </w:tc>
        <w:tc>
          <w:tcPr>
            <w:tcW w:w="2467" w:type="dxa"/>
          </w:tcPr>
          <w:p w14:paraId="000002E8" w14:textId="77777777" w:rsidR="007D10DD" w:rsidRDefault="00000000">
            <w:r>
              <w:t>None</w:t>
            </w:r>
          </w:p>
        </w:tc>
        <w:tc>
          <w:tcPr>
            <w:tcW w:w="1688" w:type="dxa"/>
          </w:tcPr>
          <w:p w14:paraId="000002E9" w14:textId="77777777" w:rsidR="007D10DD" w:rsidRDefault="00000000">
            <w:r>
              <w:t>None</w:t>
            </w:r>
          </w:p>
        </w:tc>
      </w:tr>
      <w:tr w:rsidR="007D10DD" w14:paraId="10B8BD8D" w14:textId="77777777">
        <w:tc>
          <w:tcPr>
            <w:tcW w:w="625" w:type="dxa"/>
            <w:vAlign w:val="bottom"/>
          </w:tcPr>
          <w:p w14:paraId="000002EA" w14:textId="77777777" w:rsidR="007D10DD" w:rsidRDefault="00000000">
            <w:r>
              <w:t>64</w:t>
            </w:r>
          </w:p>
        </w:tc>
        <w:tc>
          <w:tcPr>
            <w:tcW w:w="1980" w:type="dxa"/>
          </w:tcPr>
          <w:p w14:paraId="000002EB" w14:textId="77777777" w:rsidR="007D10DD" w:rsidRDefault="00000000">
            <w:r>
              <w:t>UN Peacebuilding Fund</w:t>
            </w:r>
          </w:p>
        </w:tc>
        <w:tc>
          <w:tcPr>
            <w:tcW w:w="1170" w:type="dxa"/>
          </w:tcPr>
          <w:p w14:paraId="000002EC" w14:textId="77777777" w:rsidR="007D10DD" w:rsidRDefault="00000000">
            <w:r>
              <w:t>No</w:t>
            </w:r>
          </w:p>
        </w:tc>
        <w:tc>
          <w:tcPr>
            <w:tcW w:w="990" w:type="dxa"/>
          </w:tcPr>
          <w:p w14:paraId="000002ED" w14:textId="77777777" w:rsidR="007D10DD" w:rsidRDefault="00000000">
            <w:r>
              <w:t>Yes</w:t>
            </w:r>
          </w:p>
        </w:tc>
        <w:tc>
          <w:tcPr>
            <w:tcW w:w="885" w:type="dxa"/>
            <w:shd w:val="clear" w:color="auto" w:fill="C5E0B3"/>
          </w:tcPr>
          <w:p w14:paraId="000002EE" w14:textId="77777777" w:rsidR="007D10DD" w:rsidRDefault="00000000">
            <w:r>
              <w:t>Yes</w:t>
            </w:r>
            <w:r>
              <w:rPr>
                <w:vertAlign w:val="superscript"/>
              </w:rPr>
              <w:footnoteReference w:id="86"/>
            </w:r>
          </w:p>
        </w:tc>
        <w:tc>
          <w:tcPr>
            <w:tcW w:w="2467" w:type="dxa"/>
            <w:shd w:val="clear" w:color="auto" w:fill="auto"/>
          </w:tcPr>
          <w:p w14:paraId="000002EF" w14:textId="77777777" w:rsidR="007D10DD" w:rsidRDefault="00000000">
            <w:r>
              <w:t>2007—2021</w:t>
            </w:r>
          </w:p>
        </w:tc>
        <w:tc>
          <w:tcPr>
            <w:tcW w:w="1688" w:type="dxa"/>
            <w:shd w:val="clear" w:color="auto" w:fill="auto"/>
          </w:tcPr>
          <w:p w14:paraId="000002F0" w14:textId="77777777" w:rsidR="007D10DD" w:rsidRDefault="007D10DD"/>
        </w:tc>
      </w:tr>
      <w:tr w:rsidR="007D10DD" w14:paraId="1A4C8F76" w14:textId="77777777">
        <w:tc>
          <w:tcPr>
            <w:tcW w:w="625" w:type="dxa"/>
            <w:vAlign w:val="bottom"/>
          </w:tcPr>
          <w:p w14:paraId="000002F1" w14:textId="77777777" w:rsidR="007D10DD" w:rsidRDefault="00000000">
            <w:r>
              <w:t>65</w:t>
            </w:r>
          </w:p>
        </w:tc>
        <w:tc>
          <w:tcPr>
            <w:tcW w:w="1980" w:type="dxa"/>
          </w:tcPr>
          <w:p w14:paraId="000002F2" w14:textId="77777777" w:rsidR="007D10DD" w:rsidRDefault="00000000">
            <w:r>
              <w:t>UN Burundi MPTF</w:t>
            </w:r>
          </w:p>
        </w:tc>
        <w:tc>
          <w:tcPr>
            <w:tcW w:w="1170" w:type="dxa"/>
          </w:tcPr>
          <w:p w14:paraId="000002F3" w14:textId="77777777" w:rsidR="007D10DD" w:rsidRDefault="00000000">
            <w:r>
              <w:t>No</w:t>
            </w:r>
          </w:p>
        </w:tc>
        <w:tc>
          <w:tcPr>
            <w:tcW w:w="990" w:type="dxa"/>
          </w:tcPr>
          <w:p w14:paraId="000002F4" w14:textId="77777777" w:rsidR="007D10DD" w:rsidRDefault="00000000">
            <w:r>
              <w:t>No</w:t>
            </w:r>
          </w:p>
        </w:tc>
        <w:tc>
          <w:tcPr>
            <w:tcW w:w="885" w:type="dxa"/>
            <w:shd w:val="clear" w:color="auto" w:fill="C5E0B3"/>
          </w:tcPr>
          <w:p w14:paraId="000002F5" w14:textId="77777777" w:rsidR="007D10DD" w:rsidRDefault="00000000">
            <w:r>
              <w:t>Yes</w:t>
            </w:r>
          </w:p>
        </w:tc>
        <w:tc>
          <w:tcPr>
            <w:tcW w:w="2467" w:type="dxa"/>
            <w:shd w:val="clear" w:color="auto" w:fill="auto"/>
          </w:tcPr>
          <w:p w14:paraId="000002F6" w14:textId="77777777" w:rsidR="007D10DD" w:rsidRDefault="00000000">
            <w:r>
              <w:t>None</w:t>
            </w:r>
          </w:p>
        </w:tc>
        <w:tc>
          <w:tcPr>
            <w:tcW w:w="1688" w:type="dxa"/>
            <w:shd w:val="clear" w:color="auto" w:fill="auto"/>
          </w:tcPr>
          <w:p w14:paraId="000002F7" w14:textId="77777777" w:rsidR="007D10DD" w:rsidRDefault="00000000">
            <w:r>
              <w:t>None</w:t>
            </w:r>
          </w:p>
        </w:tc>
      </w:tr>
      <w:tr w:rsidR="007D10DD" w14:paraId="06284F0E" w14:textId="77777777">
        <w:tc>
          <w:tcPr>
            <w:tcW w:w="625" w:type="dxa"/>
            <w:vAlign w:val="bottom"/>
          </w:tcPr>
          <w:p w14:paraId="000002F8" w14:textId="77777777" w:rsidR="007D10DD" w:rsidRDefault="00000000">
            <w:r>
              <w:t>66</w:t>
            </w:r>
          </w:p>
        </w:tc>
        <w:tc>
          <w:tcPr>
            <w:tcW w:w="1980" w:type="dxa"/>
          </w:tcPr>
          <w:p w14:paraId="000002F9" w14:textId="77777777" w:rsidR="007D10DD" w:rsidRDefault="00000000">
            <w:r>
              <w:t>UN Joint SDG Fund</w:t>
            </w:r>
          </w:p>
        </w:tc>
        <w:tc>
          <w:tcPr>
            <w:tcW w:w="1170" w:type="dxa"/>
          </w:tcPr>
          <w:p w14:paraId="000002FA" w14:textId="77777777" w:rsidR="007D10DD" w:rsidRDefault="00000000">
            <w:r>
              <w:t>No</w:t>
            </w:r>
          </w:p>
        </w:tc>
        <w:tc>
          <w:tcPr>
            <w:tcW w:w="990" w:type="dxa"/>
          </w:tcPr>
          <w:p w14:paraId="000002FB" w14:textId="77777777" w:rsidR="007D10DD" w:rsidRDefault="00000000">
            <w:r>
              <w:t>No</w:t>
            </w:r>
          </w:p>
        </w:tc>
        <w:tc>
          <w:tcPr>
            <w:tcW w:w="885" w:type="dxa"/>
            <w:shd w:val="clear" w:color="auto" w:fill="C5E0B3"/>
          </w:tcPr>
          <w:p w14:paraId="000002FC" w14:textId="77777777" w:rsidR="007D10DD" w:rsidRDefault="00000000">
            <w:r>
              <w:t>Yes</w:t>
            </w:r>
          </w:p>
        </w:tc>
        <w:tc>
          <w:tcPr>
            <w:tcW w:w="2467" w:type="dxa"/>
            <w:shd w:val="clear" w:color="auto" w:fill="auto"/>
          </w:tcPr>
          <w:p w14:paraId="000002FD" w14:textId="77777777" w:rsidR="007D10DD" w:rsidRDefault="00000000">
            <w:r>
              <w:t>2018—2021</w:t>
            </w:r>
          </w:p>
        </w:tc>
        <w:tc>
          <w:tcPr>
            <w:tcW w:w="1688" w:type="dxa"/>
            <w:shd w:val="clear" w:color="auto" w:fill="auto"/>
          </w:tcPr>
          <w:p w14:paraId="000002FE" w14:textId="77777777" w:rsidR="007D10DD" w:rsidRDefault="00000000">
            <w:r>
              <w:t>$11M</w:t>
            </w:r>
          </w:p>
        </w:tc>
      </w:tr>
      <w:tr w:rsidR="007D10DD" w14:paraId="536D6D81" w14:textId="77777777">
        <w:tc>
          <w:tcPr>
            <w:tcW w:w="625" w:type="dxa"/>
            <w:vAlign w:val="bottom"/>
          </w:tcPr>
          <w:p w14:paraId="000002FF" w14:textId="77777777" w:rsidR="007D10DD" w:rsidRDefault="00000000">
            <w:r>
              <w:t>67</w:t>
            </w:r>
          </w:p>
        </w:tc>
        <w:tc>
          <w:tcPr>
            <w:tcW w:w="1980" w:type="dxa"/>
          </w:tcPr>
          <w:p w14:paraId="00000300" w14:textId="77777777" w:rsidR="007D10DD" w:rsidRDefault="00000000">
            <w:r>
              <w:t>UN SUN Movement MPTF</w:t>
            </w:r>
          </w:p>
        </w:tc>
        <w:tc>
          <w:tcPr>
            <w:tcW w:w="1170" w:type="dxa"/>
          </w:tcPr>
          <w:p w14:paraId="00000301" w14:textId="77777777" w:rsidR="007D10DD" w:rsidRDefault="00000000">
            <w:r>
              <w:t>No</w:t>
            </w:r>
          </w:p>
        </w:tc>
        <w:tc>
          <w:tcPr>
            <w:tcW w:w="990" w:type="dxa"/>
          </w:tcPr>
          <w:p w14:paraId="00000302" w14:textId="77777777" w:rsidR="007D10DD" w:rsidRDefault="00000000">
            <w:r>
              <w:t>No</w:t>
            </w:r>
          </w:p>
        </w:tc>
        <w:tc>
          <w:tcPr>
            <w:tcW w:w="885" w:type="dxa"/>
            <w:shd w:val="clear" w:color="auto" w:fill="C5E0B3"/>
          </w:tcPr>
          <w:p w14:paraId="00000303" w14:textId="77777777" w:rsidR="007D10DD" w:rsidRDefault="00000000">
            <w:r>
              <w:t>Yes</w:t>
            </w:r>
          </w:p>
        </w:tc>
        <w:tc>
          <w:tcPr>
            <w:tcW w:w="2467" w:type="dxa"/>
            <w:shd w:val="clear" w:color="auto" w:fill="auto"/>
          </w:tcPr>
          <w:p w14:paraId="00000304" w14:textId="77777777" w:rsidR="007D10DD" w:rsidRDefault="00000000">
            <w:r>
              <w:t>2012—2020</w:t>
            </w:r>
          </w:p>
        </w:tc>
        <w:tc>
          <w:tcPr>
            <w:tcW w:w="1688" w:type="dxa"/>
            <w:shd w:val="clear" w:color="auto" w:fill="auto"/>
          </w:tcPr>
          <w:p w14:paraId="00000305" w14:textId="77777777" w:rsidR="007D10DD" w:rsidRDefault="00000000">
            <w:r>
              <w:t>&lt;$1M</w:t>
            </w:r>
          </w:p>
        </w:tc>
      </w:tr>
      <w:tr w:rsidR="007D10DD" w14:paraId="280EC827" w14:textId="77777777">
        <w:tc>
          <w:tcPr>
            <w:tcW w:w="625" w:type="dxa"/>
            <w:vAlign w:val="bottom"/>
          </w:tcPr>
          <w:p w14:paraId="00000306" w14:textId="77777777" w:rsidR="007D10DD" w:rsidRDefault="00000000">
            <w:r>
              <w:t>68</w:t>
            </w:r>
          </w:p>
        </w:tc>
        <w:tc>
          <w:tcPr>
            <w:tcW w:w="1980" w:type="dxa"/>
          </w:tcPr>
          <w:p w14:paraId="00000307" w14:textId="77777777" w:rsidR="007D10DD" w:rsidRDefault="00000000">
            <w:r>
              <w:t>UN Women’s Peace &amp; Humanitarian Trust Fund</w:t>
            </w:r>
          </w:p>
        </w:tc>
        <w:tc>
          <w:tcPr>
            <w:tcW w:w="1170" w:type="dxa"/>
          </w:tcPr>
          <w:p w14:paraId="00000308" w14:textId="77777777" w:rsidR="007D10DD" w:rsidRDefault="00000000">
            <w:r>
              <w:t>No</w:t>
            </w:r>
          </w:p>
        </w:tc>
        <w:tc>
          <w:tcPr>
            <w:tcW w:w="990" w:type="dxa"/>
          </w:tcPr>
          <w:p w14:paraId="00000309" w14:textId="77777777" w:rsidR="007D10DD" w:rsidRDefault="00000000">
            <w:r>
              <w:t>No</w:t>
            </w:r>
          </w:p>
        </w:tc>
        <w:tc>
          <w:tcPr>
            <w:tcW w:w="885" w:type="dxa"/>
            <w:shd w:val="clear" w:color="auto" w:fill="C5E0B3"/>
          </w:tcPr>
          <w:p w14:paraId="0000030A" w14:textId="77777777" w:rsidR="007D10DD" w:rsidRDefault="00000000">
            <w:r>
              <w:t>Yes</w:t>
            </w:r>
          </w:p>
        </w:tc>
        <w:tc>
          <w:tcPr>
            <w:tcW w:w="2467" w:type="dxa"/>
            <w:shd w:val="clear" w:color="auto" w:fill="auto"/>
          </w:tcPr>
          <w:p w14:paraId="0000030B" w14:textId="77777777" w:rsidR="007D10DD" w:rsidRDefault="00000000">
            <w:r>
              <w:t>2016—2021</w:t>
            </w:r>
          </w:p>
        </w:tc>
        <w:tc>
          <w:tcPr>
            <w:tcW w:w="1688" w:type="dxa"/>
            <w:shd w:val="clear" w:color="auto" w:fill="auto"/>
          </w:tcPr>
          <w:p w14:paraId="0000030C" w14:textId="77777777" w:rsidR="007D10DD" w:rsidRDefault="00000000">
            <w:r>
              <w:t>$15M</w:t>
            </w:r>
          </w:p>
        </w:tc>
      </w:tr>
      <w:tr w:rsidR="007D10DD" w14:paraId="5A215549" w14:textId="77777777">
        <w:tc>
          <w:tcPr>
            <w:tcW w:w="625" w:type="dxa"/>
            <w:vAlign w:val="bottom"/>
          </w:tcPr>
          <w:p w14:paraId="0000030D" w14:textId="77777777" w:rsidR="007D10DD" w:rsidRDefault="00000000">
            <w:r>
              <w:t>69</w:t>
            </w:r>
          </w:p>
        </w:tc>
        <w:tc>
          <w:tcPr>
            <w:tcW w:w="1980" w:type="dxa"/>
          </w:tcPr>
          <w:p w14:paraId="0000030E" w14:textId="77777777" w:rsidR="007D10DD" w:rsidRDefault="00000000">
            <w:r>
              <w:t>UN CAR Humanitarian Fund (MPTF)</w:t>
            </w:r>
          </w:p>
        </w:tc>
        <w:tc>
          <w:tcPr>
            <w:tcW w:w="1170" w:type="dxa"/>
          </w:tcPr>
          <w:p w14:paraId="0000030F" w14:textId="77777777" w:rsidR="007D10DD" w:rsidRDefault="00000000">
            <w:r>
              <w:t>No</w:t>
            </w:r>
          </w:p>
        </w:tc>
        <w:tc>
          <w:tcPr>
            <w:tcW w:w="990" w:type="dxa"/>
          </w:tcPr>
          <w:p w14:paraId="00000310" w14:textId="77777777" w:rsidR="007D10DD" w:rsidRDefault="00000000">
            <w:r>
              <w:t>No</w:t>
            </w:r>
          </w:p>
        </w:tc>
        <w:tc>
          <w:tcPr>
            <w:tcW w:w="885" w:type="dxa"/>
            <w:shd w:val="clear" w:color="auto" w:fill="C5E0B3"/>
          </w:tcPr>
          <w:p w14:paraId="00000311" w14:textId="77777777" w:rsidR="007D10DD" w:rsidRDefault="00000000">
            <w:r>
              <w:t>Yes</w:t>
            </w:r>
          </w:p>
        </w:tc>
        <w:tc>
          <w:tcPr>
            <w:tcW w:w="2467" w:type="dxa"/>
            <w:shd w:val="clear" w:color="auto" w:fill="auto"/>
          </w:tcPr>
          <w:p w14:paraId="00000312" w14:textId="77777777" w:rsidR="007D10DD" w:rsidRDefault="00000000">
            <w:r>
              <w:t>2008—2021</w:t>
            </w:r>
          </w:p>
        </w:tc>
        <w:tc>
          <w:tcPr>
            <w:tcW w:w="1688" w:type="dxa"/>
            <w:shd w:val="clear" w:color="auto" w:fill="auto"/>
          </w:tcPr>
          <w:p w14:paraId="00000313" w14:textId="77777777" w:rsidR="007D10DD" w:rsidRDefault="00000000">
            <w:r>
              <w:t>$292M</w:t>
            </w:r>
          </w:p>
        </w:tc>
      </w:tr>
      <w:tr w:rsidR="007D10DD" w14:paraId="4BD1B88C" w14:textId="77777777">
        <w:tc>
          <w:tcPr>
            <w:tcW w:w="625" w:type="dxa"/>
            <w:vAlign w:val="bottom"/>
          </w:tcPr>
          <w:p w14:paraId="00000314" w14:textId="77777777" w:rsidR="007D10DD" w:rsidRDefault="00000000">
            <w:r>
              <w:t>70</w:t>
            </w:r>
          </w:p>
        </w:tc>
        <w:tc>
          <w:tcPr>
            <w:tcW w:w="1980" w:type="dxa"/>
          </w:tcPr>
          <w:p w14:paraId="00000315" w14:textId="77777777" w:rsidR="007D10DD" w:rsidRDefault="00000000">
            <w:r>
              <w:t>CAR Multi Window MPTF</w:t>
            </w:r>
          </w:p>
        </w:tc>
        <w:tc>
          <w:tcPr>
            <w:tcW w:w="1170" w:type="dxa"/>
          </w:tcPr>
          <w:p w14:paraId="00000316" w14:textId="77777777" w:rsidR="007D10DD" w:rsidRDefault="00000000">
            <w:r>
              <w:t>No</w:t>
            </w:r>
          </w:p>
        </w:tc>
        <w:tc>
          <w:tcPr>
            <w:tcW w:w="990" w:type="dxa"/>
          </w:tcPr>
          <w:p w14:paraId="00000317" w14:textId="77777777" w:rsidR="007D10DD" w:rsidRDefault="00000000">
            <w:r>
              <w:t>No</w:t>
            </w:r>
          </w:p>
        </w:tc>
        <w:tc>
          <w:tcPr>
            <w:tcW w:w="885" w:type="dxa"/>
            <w:shd w:val="clear" w:color="auto" w:fill="C5E0B3"/>
          </w:tcPr>
          <w:p w14:paraId="00000318" w14:textId="77777777" w:rsidR="007D10DD" w:rsidRDefault="00000000">
            <w:r>
              <w:t>Yes</w:t>
            </w:r>
          </w:p>
        </w:tc>
        <w:tc>
          <w:tcPr>
            <w:tcW w:w="2467" w:type="dxa"/>
            <w:shd w:val="clear" w:color="auto" w:fill="auto"/>
          </w:tcPr>
          <w:p w14:paraId="00000319" w14:textId="77777777" w:rsidR="007D10DD" w:rsidRDefault="00000000">
            <w:r>
              <w:t>2014—2021</w:t>
            </w:r>
          </w:p>
        </w:tc>
        <w:tc>
          <w:tcPr>
            <w:tcW w:w="1688" w:type="dxa"/>
            <w:shd w:val="clear" w:color="auto" w:fill="auto"/>
          </w:tcPr>
          <w:p w14:paraId="0000031A" w14:textId="77777777" w:rsidR="007D10DD" w:rsidRDefault="00000000">
            <w:r>
              <w:t>$30M</w:t>
            </w:r>
          </w:p>
        </w:tc>
      </w:tr>
      <w:tr w:rsidR="007D10DD" w14:paraId="47A1A355" w14:textId="77777777">
        <w:tc>
          <w:tcPr>
            <w:tcW w:w="625" w:type="dxa"/>
            <w:vAlign w:val="bottom"/>
          </w:tcPr>
          <w:p w14:paraId="0000031B" w14:textId="77777777" w:rsidR="007D10DD" w:rsidRDefault="00000000">
            <w:r>
              <w:t>71</w:t>
            </w:r>
          </w:p>
        </w:tc>
        <w:tc>
          <w:tcPr>
            <w:tcW w:w="1980" w:type="dxa"/>
          </w:tcPr>
          <w:p w14:paraId="0000031C" w14:textId="77777777" w:rsidR="007D10DD" w:rsidRDefault="00000000">
            <w:r>
              <w:t>UN Central African Forest Initiative MPTF</w:t>
            </w:r>
          </w:p>
        </w:tc>
        <w:tc>
          <w:tcPr>
            <w:tcW w:w="1170" w:type="dxa"/>
          </w:tcPr>
          <w:p w14:paraId="0000031D" w14:textId="77777777" w:rsidR="007D10DD" w:rsidRDefault="00000000">
            <w:r>
              <w:t>No</w:t>
            </w:r>
          </w:p>
        </w:tc>
        <w:tc>
          <w:tcPr>
            <w:tcW w:w="990" w:type="dxa"/>
          </w:tcPr>
          <w:p w14:paraId="0000031E" w14:textId="77777777" w:rsidR="007D10DD" w:rsidRDefault="00000000">
            <w:r>
              <w:t>No</w:t>
            </w:r>
          </w:p>
        </w:tc>
        <w:tc>
          <w:tcPr>
            <w:tcW w:w="885" w:type="dxa"/>
            <w:shd w:val="clear" w:color="auto" w:fill="C5E0B3"/>
          </w:tcPr>
          <w:p w14:paraId="0000031F" w14:textId="77777777" w:rsidR="007D10DD" w:rsidRDefault="00000000">
            <w:r>
              <w:t>Yes</w:t>
            </w:r>
          </w:p>
        </w:tc>
        <w:tc>
          <w:tcPr>
            <w:tcW w:w="2467" w:type="dxa"/>
            <w:shd w:val="clear" w:color="auto" w:fill="auto"/>
          </w:tcPr>
          <w:p w14:paraId="00000320" w14:textId="77777777" w:rsidR="007D10DD" w:rsidRDefault="00000000">
            <w:r>
              <w:t>2015—2017</w:t>
            </w:r>
          </w:p>
        </w:tc>
        <w:tc>
          <w:tcPr>
            <w:tcW w:w="1688" w:type="dxa"/>
            <w:shd w:val="clear" w:color="auto" w:fill="auto"/>
          </w:tcPr>
          <w:p w14:paraId="00000321" w14:textId="77777777" w:rsidR="007D10DD" w:rsidRDefault="00000000">
            <w:r>
              <w:t>$184M</w:t>
            </w:r>
          </w:p>
        </w:tc>
      </w:tr>
      <w:tr w:rsidR="007D10DD" w14:paraId="1F03D0DE" w14:textId="77777777">
        <w:tc>
          <w:tcPr>
            <w:tcW w:w="625" w:type="dxa"/>
            <w:vAlign w:val="bottom"/>
          </w:tcPr>
          <w:p w14:paraId="00000322" w14:textId="77777777" w:rsidR="007D10DD" w:rsidRDefault="00000000">
            <w:r>
              <w:lastRenderedPageBreak/>
              <w:t>72</w:t>
            </w:r>
          </w:p>
        </w:tc>
        <w:tc>
          <w:tcPr>
            <w:tcW w:w="1980" w:type="dxa"/>
          </w:tcPr>
          <w:p w14:paraId="00000323" w14:textId="77777777" w:rsidR="007D10DD" w:rsidRDefault="00000000">
            <w:r>
              <w:t>UN Conflict-Related Sexual Violence MPTF</w:t>
            </w:r>
          </w:p>
        </w:tc>
        <w:tc>
          <w:tcPr>
            <w:tcW w:w="1170" w:type="dxa"/>
          </w:tcPr>
          <w:p w14:paraId="00000324" w14:textId="77777777" w:rsidR="007D10DD" w:rsidRDefault="00000000">
            <w:r>
              <w:t>No</w:t>
            </w:r>
          </w:p>
        </w:tc>
        <w:tc>
          <w:tcPr>
            <w:tcW w:w="990" w:type="dxa"/>
          </w:tcPr>
          <w:p w14:paraId="00000325" w14:textId="77777777" w:rsidR="007D10DD" w:rsidRDefault="00000000">
            <w:r>
              <w:t>No</w:t>
            </w:r>
          </w:p>
        </w:tc>
        <w:tc>
          <w:tcPr>
            <w:tcW w:w="885" w:type="dxa"/>
            <w:shd w:val="clear" w:color="auto" w:fill="C5E0B3"/>
          </w:tcPr>
          <w:p w14:paraId="00000326" w14:textId="77777777" w:rsidR="007D10DD" w:rsidRDefault="00000000">
            <w:r>
              <w:t>Yes</w:t>
            </w:r>
          </w:p>
        </w:tc>
        <w:tc>
          <w:tcPr>
            <w:tcW w:w="2467" w:type="dxa"/>
            <w:shd w:val="clear" w:color="auto" w:fill="auto"/>
          </w:tcPr>
          <w:p w14:paraId="00000327" w14:textId="77777777" w:rsidR="007D10DD" w:rsidRDefault="00000000">
            <w:r>
              <w:t>2020—2021</w:t>
            </w:r>
          </w:p>
        </w:tc>
        <w:tc>
          <w:tcPr>
            <w:tcW w:w="1688" w:type="dxa"/>
            <w:shd w:val="clear" w:color="auto" w:fill="auto"/>
          </w:tcPr>
          <w:p w14:paraId="00000328" w14:textId="77777777" w:rsidR="007D10DD" w:rsidRDefault="00000000">
            <w:r>
              <w:t>$3M</w:t>
            </w:r>
          </w:p>
        </w:tc>
      </w:tr>
      <w:tr w:rsidR="007D10DD" w14:paraId="70709815" w14:textId="77777777">
        <w:tc>
          <w:tcPr>
            <w:tcW w:w="625" w:type="dxa"/>
            <w:vAlign w:val="bottom"/>
          </w:tcPr>
          <w:p w14:paraId="00000329" w14:textId="77777777" w:rsidR="007D10DD" w:rsidRDefault="00000000">
            <w:r>
              <w:t>73</w:t>
            </w:r>
          </w:p>
        </w:tc>
        <w:tc>
          <w:tcPr>
            <w:tcW w:w="1980" w:type="dxa"/>
          </w:tcPr>
          <w:p w14:paraId="0000032A" w14:textId="77777777" w:rsidR="007D10DD" w:rsidRDefault="00000000">
            <w:r>
              <w:t>UN Fund for Action Against Sexual Violence in Conflict MPTF</w:t>
            </w:r>
          </w:p>
        </w:tc>
        <w:tc>
          <w:tcPr>
            <w:tcW w:w="1170" w:type="dxa"/>
          </w:tcPr>
          <w:p w14:paraId="0000032B" w14:textId="77777777" w:rsidR="007D10DD" w:rsidRDefault="00000000">
            <w:r>
              <w:t>No</w:t>
            </w:r>
          </w:p>
        </w:tc>
        <w:tc>
          <w:tcPr>
            <w:tcW w:w="990" w:type="dxa"/>
          </w:tcPr>
          <w:p w14:paraId="0000032C" w14:textId="77777777" w:rsidR="007D10DD" w:rsidRDefault="00000000">
            <w:r>
              <w:t>No</w:t>
            </w:r>
          </w:p>
        </w:tc>
        <w:tc>
          <w:tcPr>
            <w:tcW w:w="885" w:type="dxa"/>
            <w:shd w:val="clear" w:color="auto" w:fill="C5E0B3"/>
          </w:tcPr>
          <w:p w14:paraId="0000032D" w14:textId="77777777" w:rsidR="007D10DD" w:rsidRDefault="00000000">
            <w:r>
              <w:t>Yes</w:t>
            </w:r>
          </w:p>
        </w:tc>
        <w:tc>
          <w:tcPr>
            <w:tcW w:w="2467" w:type="dxa"/>
            <w:shd w:val="clear" w:color="auto" w:fill="auto"/>
          </w:tcPr>
          <w:p w14:paraId="0000032E" w14:textId="77777777" w:rsidR="007D10DD" w:rsidRDefault="00000000">
            <w:r>
              <w:t>2008—2021</w:t>
            </w:r>
          </w:p>
        </w:tc>
        <w:tc>
          <w:tcPr>
            <w:tcW w:w="1688" w:type="dxa"/>
            <w:shd w:val="clear" w:color="auto" w:fill="auto"/>
          </w:tcPr>
          <w:p w14:paraId="0000032F" w14:textId="77777777" w:rsidR="007D10DD" w:rsidRDefault="00000000">
            <w:r>
              <w:t>$10M</w:t>
            </w:r>
          </w:p>
        </w:tc>
      </w:tr>
      <w:tr w:rsidR="007D10DD" w14:paraId="2A8749C1" w14:textId="77777777">
        <w:tc>
          <w:tcPr>
            <w:tcW w:w="625" w:type="dxa"/>
            <w:vAlign w:val="bottom"/>
          </w:tcPr>
          <w:p w14:paraId="00000330" w14:textId="77777777" w:rsidR="007D10DD" w:rsidRDefault="00000000">
            <w:r>
              <w:t>74</w:t>
            </w:r>
          </w:p>
        </w:tc>
        <w:tc>
          <w:tcPr>
            <w:tcW w:w="1980" w:type="dxa"/>
          </w:tcPr>
          <w:p w14:paraId="00000331" w14:textId="77777777" w:rsidR="007D10DD" w:rsidRDefault="00000000">
            <w:r>
              <w:t>UN Indigenous Peoples’ Partnership MPTF</w:t>
            </w:r>
          </w:p>
        </w:tc>
        <w:tc>
          <w:tcPr>
            <w:tcW w:w="1170" w:type="dxa"/>
          </w:tcPr>
          <w:p w14:paraId="00000332" w14:textId="77777777" w:rsidR="007D10DD" w:rsidRDefault="00000000">
            <w:r>
              <w:t>No</w:t>
            </w:r>
          </w:p>
        </w:tc>
        <w:tc>
          <w:tcPr>
            <w:tcW w:w="990" w:type="dxa"/>
          </w:tcPr>
          <w:p w14:paraId="00000333" w14:textId="77777777" w:rsidR="007D10DD" w:rsidRDefault="00000000">
            <w:r>
              <w:t>No</w:t>
            </w:r>
          </w:p>
        </w:tc>
        <w:tc>
          <w:tcPr>
            <w:tcW w:w="885" w:type="dxa"/>
            <w:shd w:val="clear" w:color="auto" w:fill="C5E0B3"/>
          </w:tcPr>
          <w:p w14:paraId="00000334" w14:textId="77777777" w:rsidR="007D10DD" w:rsidRDefault="00000000">
            <w:r>
              <w:t>Yes</w:t>
            </w:r>
          </w:p>
        </w:tc>
        <w:tc>
          <w:tcPr>
            <w:tcW w:w="2467" w:type="dxa"/>
            <w:shd w:val="clear" w:color="auto" w:fill="auto"/>
          </w:tcPr>
          <w:p w14:paraId="00000335" w14:textId="77777777" w:rsidR="007D10DD" w:rsidRDefault="00000000">
            <w:r>
              <w:t>2012—2018</w:t>
            </w:r>
          </w:p>
        </w:tc>
        <w:tc>
          <w:tcPr>
            <w:tcW w:w="1688" w:type="dxa"/>
            <w:shd w:val="clear" w:color="auto" w:fill="auto"/>
          </w:tcPr>
          <w:p w14:paraId="00000336" w14:textId="77777777" w:rsidR="007D10DD" w:rsidRDefault="00000000">
            <w:r>
              <w:t>&lt;$1M</w:t>
            </w:r>
          </w:p>
        </w:tc>
      </w:tr>
      <w:tr w:rsidR="007D10DD" w14:paraId="232528C9" w14:textId="77777777">
        <w:tc>
          <w:tcPr>
            <w:tcW w:w="625" w:type="dxa"/>
            <w:vAlign w:val="bottom"/>
          </w:tcPr>
          <w:p w14:paraId="00000337" w14:textId="77777777" w:rsidR="007D10DD" w:rsidRDefault="00000000">
            <w:r>
              <w:t>75</w:t>
            </w:r>
          </w:p>
        </w:tc>
        <w:tc>
          <w:tcPr>
            <w:tcW w:w="1980" w:type="dxa"/>
          </w:tcPr>
          <w:p w14:paraId="00000338" w14:textId="77777777" w:rsidR="007D10DD" w:rsidRDefault="00000000">
            <w:r>
              <w:t>UN Colombia Peace MPTF</w:t>
            </w:r>
          </w:p>
        </w:tc>
        <w:tc>
          <w:tcPr>
            <w:tcW w:w="1170" w:type="dxa"/>
          </w:tcPr>
          <w:p w14:paraId="00000339" w14:textId="77777777" w:rsidR="007D10DD" w:rsidRDefault="00000000">
            <w:r>
              <w:t>No</w:t>
            </w:r>
          </w:p>
        </w:tc>
        <w:tc>
          <w:tcPr>
            <w:tcW w:w="990" w:type="dxa"/>
          </w:tcPr>
          <w:p w14:paraId="0000033A" w14:textId="77777777" w:rsidR="007D10DD" w:rsidRDefault="00000000">
            <w:r>
              <w:t>No</w:t>
            </w:r>
          </w:p>
        </w:tc>
        <w:tc>
          <w:tcPr>
            <w:tcW w:w="885" w:type="dxa"/>
            <w:shd w:val="clear" w:color="auto" w:fill="C5E0B3"/>
          </w:tcPr>
          <w:p w14:paraId="0000033B" w14:textId="77777777" w:rsidR="007D10DD" w:rsidRDefault="00000000">
            <w:r>
              <w:t>Yes</w:t>
            </w:r>
          </w:p>
        </w:tc>
        <w:tc>
          <w:tcPr>
            <w:tcW w:w="2467" w:type="dxa"/>
            <w:shd w:val="clear" w:color="auto" w:fill="auto"/>
          </w:tcPr>
          <w:p w14:paraId="0000033C" w14:textId="77777777" w:rsidR="007D10DD" w:rsidRDefault="00000000">
            <w:r>
              <w:t>2016—2021</w:t>
            </w:r>
          </w:p>
        </w:tc>
        <w:tc>
          <w:tcPr>
            <w:tcW w:w="1688" w:type="dxa"/>
            <w:shd w:val="clear" w:color="auto" w:fill="auto"/>
          </w:tcPr>
          <w:p w14:paraId="0000033D" w14:textId="77777777" w:rsidR="007D10DD" w:rsidRDefault="00000000">
            <w:r>
              <w:t>$147M</w:t>
            </w:r>
          </w:p>
        </w:tc>
      </w:tr>
      <w:tr w:rsidR="007D10DD" w14:paraId="639A7F49" w14:textId="77777777">
        <w:tc>
          <w:tcPr>
            <w:tcW w:w="625" w:type="dxa"/>
            <w:vAlign w:val="bottom"/>
          </w:tcPr>
          <w:p w14:paraId="0000033E" w14:textId="77777777" w:rsidR="007D10DD" w:rsidRDefault="00000000">
            <w:r>
              <w:t>76</w:t>
            </w:r>
          </w:p>
        </w:tc>
        <w:tc>
          <w:tcPr>
            <w:tcW w:w="1980" w:type="dxa"/>
          </w:tcPr>
          <w:p w14:paraId="0000033F" w14:textId="77777777" w:rsidR="007D10DD" w:rsidRDefault="00000000">
            <w:r>
              <w:t>UN MDG Achievement MPTF</w:t>
            </w:r>
          </w:p>
        </w:tc>
        <w:tc>
          <w:tcPr>
            <w:tcW w:w="1170" w:type="dxa"/>
          </w:tcPr>
          <w:p w14:paraId="00000340" w14:textId="77777777" w:rsidR="007D10DD" w:rsidRDefault="00000000">
            <w:r>
              <w:t>No</w:t>
            </w:r>
          </w:p>
        </w:tc>
        <w:tc>
          <w:tcPr>
            <w:tcW w:w="990" w:type="dxa"/>
          </w:tcPr>
          <w:p w14:paraId="00000341" w14:textId="77777777" w:rsidR="007D10DD" w:rsidRDefault="00000000">
            <w:r>
              <w:t>No</w:t>
            </w:r>
          </w:p>
        </w:tc>
        <w:tc>
          <w:tcPr>
            <w:tcW w:w="885" w:type="dxa"/>
            <w:shd w:val="clear" w:color="auto" w:fill="C5E0B3"/>
          </w:tcPr>
          <w:p w14:paraId="00000342" w14:textId="77777777" w:rsidR="007D10DD" w:rsidRDefault="00000000">
            <w:r>
              <w:t>Yes</w:t>
            </w:r>
          </w:p>
        </w:tc>
        <w:tc>
          <w:tcPr>
            <w:tcW w:w="2467" w:type="dxa"/>
            <w:shd w:val="clear" w:color="auto" w:fill="auto"/>
          </w:tcPr>
          <w:p w14:paraId="00000343" w14:textId="77777777" w:rsidR="007D10DD" w:rsidRDefault="00000000">
            <w:r>
              <w:t>2007—2019</w:t>
            </w:r>
          </w:p>
        </w:tc>
        <w:tc>
          <w:tcPr>
            <w:tcW w:w="1688" w:type="dxa"/>
            <w:shd w:val="clear" w:color="auto" w:fill="auto"/>
          </w:tcPr>
          <w:p w14:paraId="00000344" w14:textId="77777777" w:rsidR="007D10DD" w:rsidRDefault="00000000">
            <w:r>
              <w:t>$17M</w:t>
            </w:r>
          </w:p>
        </w:tc>
      </w:tr>
      <w:tr w:rsidR="007D10DD" w14:paraId="3911EC4F" w14:textId="77777777">
        <w:tc>
          <w:tcPr>
            <w:tcW w:w="625" w:type="dxa"/>
            <w:vAlign w:val="bottom"/>
          </w:tcPr>
          <w:p w14:paraId="00000345" w14:textId="77777777" w:rsidR="007D10DD" w:rsidRDefault="00000000">
            <w:r>
              <w:t>77</w:t>
            </w:r>
          </w:p>
        </w:tc>
        <w:tc>
          <w:tcPr>
            <w:tcW w:w="1980" w:type="dxa"/>
          </w:tcPr>
          <w:p w14:paraId="00000346" w14:textId="77777777" w:rsidR="007D10DD" w:rsidRDefault="00000000">
            <w:r>
              <w:t>UN SDG Fund</w:t>
            </w:r>
          </w:p>
        </w:tc>
        <w:tc>
          <w:tcPr>
            <w:tcW w:w="1170" w:type="dxa"/>
          </w:tcPr>
          <w:p w14:paraId="00000347" w14:textId="77777777" w:rsidR="007D10DD" w:rsidRDefault="00000000">
            <w:r>
              <w:t>No</w:t>
            </w:r>
          </w:p>
        </w:tc>
        <w:tc>
          <w:tcPr>
            <w:tcW w:w="990" w:type="dxa"/>
          </w:tcPr>
          <w:p w14:paraId="00000348" w14:textId="77777777" w:rsidR="007D10DD" w:rsidRDefault="00000000">
            <w:r>
              <w:t>No</w:t>
            </w:r>
          </w:p>
        </w:tc>
        <w:tc>
          <w:tcPr>
            <w:tcW w:w="885" w:type="dxa"/>
            <w:shd w:val="clear" w:color="auto" w:fill="C5E0B3"/>
          </w:tcPr>
          <w:p w14:paraId="00000349" w14:textId="77777777" w:rsidR="007D10DD" w:rsidRDefault="00000000">
            <w:r>
              <w:t>Yes</w:t>
            </w:r>
          </w:p>
        </w:tc>
        <w:tc>
          <w:tcPr>
            <w:tcW w:w="2467" w:type="dxa"/>
            <w:shd w:val="clear" w:color="auto" w:fill="auto"/>
          </w:tcPr>
          <w:p w14:paraId="0000034A" w14:textId="77777777" w:rsidR="007D10DD" w:rsidRDefault="00000000">
            <w:r>
              <w:t>2014—2021</w:t>
            </w:r>
          </w:p>
        </w:tc>
        <w:tc>
          <w:tcPr>
            <w:tcW w:w="1688" w:type="dxa"/>
            <w:shd w:val="clear" w:color="auto" w:fill="auto"/>
          </w:tcPr>
          <w:p w14:paraId="0000034B" w14:textId="77777777" w:rsidR="007D10DD" w:rsidRDefault="00000000">
            <w:r>
              <w:t>$3M</w:t>
            </w:r>
          </w:p>
        </w:tc>
      </w:tr>
      <w:tr w:rsidR="007D10DD" w14:paraId="7FA375E7" w14:textId="77777777">
        <w:tc>
          <w:tcPr>
            <w:tcW w:w="625" w:type="dxa"/>
            <w:vAlign w:val="bottom"/>
          </w:tcPr>
          <w:p w14:paraId="0000034C" w14:textId="77777777" w:rsidR="007D10DD" w:rsidRDefault="00000000">
            <w:r>
              <w:t>78</w:t>
            </w:r>
          </w:p>
        </w:tc>
        <w:tc>
          <w:tcPr>
            <w:tcW w:w="1980" w:type="dxa"/>
          </w:tcPr>
          <w:p w14:paraId="0000034D" w14:textId="77777777" w:rsidR="007D10DD" w:rsidRDefault="00000000">
            <w:r>
              <w:t xml:space="preserve">UN REDD </w:t>
            </w:r>
            <w:proofErr w:type="spellStart"/>
            <w:r>
              <w:t>Programme</w:t>
            </w:r>
            <w:proofErr w:type="spellEnd"/>
            <w:r>
              <w:t xml:space="preserve"> MPTF</w:t>
            </w:r>
          </w:p>
        </w:tc>
        <w:tc>
          <w:tcPr>
            <w:tcW w:w="1170" w:type="dxa"/>
          </w:tcPr>
          <w:p w14:paraId="0000034E" w14:textId="77777777" w:rsidR="007D10DD" w:rsidRDefault="00000000">
            <w:r>
              <w:t>No</w:t>
            </w:r>
          </w:p>
        </w:tc>
        <w:tc>
          <w:tcPr>
            <w:tcW w:w="990" w:type="dxa"/>
          </w:tcPr>
          <w:p w14:paraId="0000034F" w14:textId="77777777" w:rsidR="007D10DD" w:rsidRDefault="00000000">
            <w:r>
              <w:t>No</w:t>
            </w:r>
          </w:p>
        </w:tc>
        <w:tc>
          <w:tcPr>
            <w:tcW w:w="885" w:type="dxa"/>
            <w:shd w:val="clear" w:color="auto" w:fill="C5E0B3"/>
          </w:tcPr>
          <w:p w14:paraId="00000350" w14:textId="77777777" w:rsidR="007D10DD" w:rsidRDefault="00000000">
            <w:r>
              <w:t>Yes</w:t>
            </w:r>
          </w:p>
        </w:tc>
        <w:tc>
          <w:tcPr>
            <w:tcW w:w="2467" w:type="dxa"/>
            <w:shd w:val="clear" w:color="auto" w:fill="auto"/>
          </w:tcPr>
          <w:p w14:paraId="00000351" w14:textId="77777777" w:rsidR="007D10DD" w:rsidRDefault="00000000">
            <w:r>
              <w:t>2009—2021</w:t>
            </w:r>
          </w:p>
        </w:tc>
        <w:tc>
          <w:tcPr>
            <w:tcW w:w="1688" w:type="dxa"/>
            <w:shd w:val="clear" w:color="auto" w:fill="auto"/>
          </w:tcPr>
          <w:p w14:paraId="00000352" w14:textId="77777777" w:rsidR="007D10DD" w:rsidRDefault="007D10DD"/>
        </w:tc>
      </w:tr>
      <w:tr w:rsidR="007D10DD" w14:paraId="3CEF0BA4" w14:textId="77777777">
        <w:tc>
          <w:tcPr>
            <w:tcW w:w="625" w:type="dxa"/>
            <w:vAlign w:val="bottom"/>
          </w:tcPr>
          <w:p w14:paraId="00000353" w14:textId="77777777" w:rsidR="007D10DD" w:rsidRDefault="00000000">
            <w:r>
              <w:t>79</w:t>
            </w:r>
          </w:p>
        </w:tc>
        <w:tc>
          <w:tcPr>
            <w:tcW w:w="1980" w:type="dxa"/>
          </w:tcPr>
          <w:p w14:paraId="00000354" w14:textId="77777777" w:rsidR="007D10DD" w:rsidRDefault="00000000">
            <w:r>
              <w:t>UN Road Safety Trust Fund (MPTF)</w:t>
            </w:r>
          </w:p>
        </w:tc>
        <w:tc>
          <w:tcPr>
            <w:tcW w:w="1170" w:type="dxa"/>
          </w:tcPr>
          <w:p w14:paraId="00000355" w14:textId="77777777" w:rsidR="007D10DD" w:rsidRDefault="00000000">
            <w:r>
              <w:t>No</w:t>
            </w:r>
          </w:p>
        </w:tc>
        <w:tc>
          <w:tcPr>
            <w:tcW w:w="990" w:type="dxa"/>
          </w:tcPr>
          <w:p w14:paraId="00000356" w14:textId="77777777" w:rsidR="007D10DD" w:rsidRDefault="00000000">
            <w:r>
              <w:t>No</w:t>
            </w:r>
          </w:p>
        </w:tc>
        <w:tc>
          <w:tcPr>
            <w:tcW w:w="885" w:type="dxa"/>
            <w:shd w:val="clear" w:color="auto" w:fill="C5E0B3"/>
          </w:tcPr>
          <w:p w14:paraId="00000357" w14:textId="77777777" w:rsidR="007D10DD" w:rsidRDefault="00000000">
            <w:r>
              <w:t>Yes</w:t>
            </w:r>
          </w:p>
        </w:tc>
        <w:tc>
          <w:tcPr>
            <w:tcW w:w="2467" w:type="dxa"/>
            <w:shd w:val="clear" w:color="auto" w:fill="auto"/>
          </w:tcPr>
          <w:p w14:paraId="00000358" w14:textId="77777777" w:rsidR="007D10DD" w:rsidRDefault="00000000">
            <w:r>
              <w:t>2018—2021</w:t>
            </w:r>
          </w:p>
        </w:tc>
        <w:tc>
          <w:tcPr>
            <w:tcW w:w="1688" w:type="dxa"/>
            <w:shd w:val="clear" w:color="auto" w:fill="auto"/>
          </w:tcPr>
          <w:p w14:paraId="00000359" w14:textId="77777777" w:rsidR="007D10DD" w:rsidRDefault="00000000">
            <w:r>
              <w:t>$1M</w:t>
            </w:r>
          </w:p>
        </w:tc>
      </w:tr>
      <w:tr w:rsidR="007D10DD" w14:paraId="399E5BA2" w14:textId="77777777">
        <w:tc>
          <w:tcPr>
            <w:tcW w:w="625" w:type="dxa"/>
            <w:vAlign w:val="bottom"/>
          </w:tcPr>
          <w:p w14:paraId="0000035A" w14:textId="77777777" w:rsidR="007D10DD" w:rsidRDefault="00000000">
            <w:r>
              <w:t>80</w:t>
            </w:r>
          </w:p>
        </w:tc>
        <w:tc>
          <w:tcPr>
            <w:tcW w:w="1980" w:type="dxa"/>
          </w:tcPr>
          <w:p w14:paraId="0000035B" w14:textId="77777777" w:rsidR="007D10DD" w:rsidRDefault="00000000">
            <w:r>
              <w:t>UNPRPD Disability Fund (MDTF)</w:t>
            </w:r>
          </w:p>
        </w:tc>
        <w:tc>
          <w:tcPr>
            <w:tcW w:w="1170" w:type="dxa"/>
          </w:tcPr>
          <w:p w14:paraId="0000035C" w14:textId="77777777" w:rsidR="007D10DD" w:rsidRDefault="00000000">
            <w:r>
              <w:t>No</w:t>
            </w:r>
          </w:p>
        </w:tc>
        <w:tc>
          <w:tcPr>
            <w:tcW w:w="990" w:type="dxa"/>
          </w:tcPr>
          <w:p w14:paraId="0000035D" w14:textId="77777777" w:rsidR="007D10DD" w:rsidRDefault="00000000">
            <w:r>
              <w:t>No</w:t>
            </w:r>
          </w:p>
        </w:tc>
        <w:tc>
          <w:tcPr>
            <w:tcW w:w="885" w:type="dxa"/>
            <w:shd w:val="clear" w:color="auto" w:fill="C5E0B3"/>
          </w:tcPr>
          <w:p w14:paraId="0000035E" w14:textId="77777777" w:rsidR="007D10DD" w:rsidRDefault="00000000">
            <w:r>
              <w:t>Yes</w:t>
            </w:r>
          </w:p>
        </w:tc>
        <w:tc>
          <w:tcPr>
            <w:tcW w:w="2467" w:type="dxa"/>
            <w:shd w:val="clear" w:color="auto" w:fill="auto"/>
          </w:tcPr>
          <w:p w14:paraId="0000035F" w14:textId="77777777" w:rsidR="007D10DD" w:rsidRDefault="00000000">
            <w:r>
              <w:t>2012—2021</w:t>
            </w:r>
          </w:p>
        </w:tc>
        <w:tc>
          <w:tcPr>
            <w:tcW w:w="1688" w:type="dxa"/>
            <w:shd w:val="clear" w:color="auto" w:fill="auto"/>
          </w:tcPr>
          <w:p w14:paraId="00000360" w14:textId="77777777" w:rsidR="007D10DD" w:rsidRDefault="00000000">
            <w:r>
              <w:t>&gt;$1M</w:t>
            </w:r>
          </w:p>
        </w:tc>
      </w:tr>
      <w:tr w:rsidR="007D10DD" w14:paraId="0B2E3384" w14:textId="77777777">
        <w:tc>
          <w:tcPr>
            <w:tcW w:w="625" w:type="dxa"/>
            <w:vAlign w:val="bottom"/>
          </w:tcPr>
          <w:p w14:paraId="00000361" w14:textId="77777777" w:rsidR="007D10DD" w:rsidRDefault="00000000">
            <w:r>
              <w:t>81</w:t>
            </w:r>
          </w:p>
        </w:tc>
        <w:tc>
          <w:tcPr>
            <w:tcW w:w="1980" w:type="dxa"/>
          </w:tcPr>
          <w:p w14:paraId="00000362" w14:textId="77777777" w:rsidR="007D10DD" w:rsidRDefault="00000000">
            <w:r>
              <w:t>UN COVID-19 Response and Recovery Fund (MPTF)</w:t>
            </w:r>
          </w:p>
        </w:tc>
        <w:tc>
          <w:tcPr>
            <w:tcW w:w="1170" w:type="dxa"/>
          </w:tcPr>
          <w:p w14:paraId="00000363" w14:textId="77777777" w:rsidR="007D10DD" w:rsidRDefault="00000000">
            <w:r>
              <w:t>No</w:t>
            </w:r>
          </w:p>
        </w:tc>
        <w:tc>
          <w:tcPr>
            <w:tcW w:w="990" w:type="dxa"/>
          </w:tcPr>
          <w:p w14:paraId="00000364" w14:textId="77777777" w:rsidR="007D10DD" w:rsidRDefault="00000000">
            <w:r>
              <w:t>No</w:t>
            </w:r>
          </w:p>
        </w:tc>
        <w:tc>
          <w:tcPr>
            <w:tcW w:w="885" w:type="dxa"/>
            <w:shd w:val="clear" w:color="auto" w:fill="C5E0B3"/>
          </w:tcPr>
          <w:p w14:paraId="00000365" w14:textId="77777777" w:rsidR="007D10DD" w:rsidRDefault="00000000">
            <w:r>
              <w:t>Yes</w:t>
            </w:r>
          </w:p>
        </w:tc>
        <w:tc>
          <w:tcPr>
            <w:tcW w:w="2467" w:type="dxa"/>
            <w:shd w:val="clear" w:color="auto" w:fill="auto"/>
          </w:tcPr>
          <w:p w14:paraId="00000366" w14:textId="77777777" w:rsidR="007D10DD" w:rsidRDefault="00000000">
            <w:r>
              <w:t>2020—2021</w:t>
            </w:r>
          </w:p>
        </w:tc>
        <w:tc>
          <w:tcPr>
            <w:tcW w:w="1688" w:type="dxa"/>
            <w:shd w:val="clear" w:color="auto" w:fill="auto"/>
          </w:tcPr>
          <w:p w14:paraId="00000367" w14:textId="77777777" w:rsidR="007D10DD" w:rsidRDefault="00000000">
            <w:r>
              <w:t>$5M</w:t>
            </w:r>
          </w:p>
        </w:tc>
      </w:tr>
      <w:tr w:rsidR="007D10DD" w14:paraId="067B0461" w14:textId="77777777">
        <w:tc>
          <w:tcPr>
            <w:tcW w:w="625" w:type="dxa"/>
            <w:vAlign w:val="bottom"/>
          </w:tcPr>
          <w:p w14:paraId="00000368" w14:textId="77777777" w:rsidR="007D10DD" w:rsidRDefault="00000000">
            <w:r>
              <w:t>82</w:t>
            </w:r>
          </w:p>
        </w:tc>
        <w:tc>
          <w:tcPr>
            <w:tcW w:w="1980" w:type="dxa"/>
          </w:tcPr>
          <w:p w14:paraId="00000369" w14:textId="77777777" w:rsidR="007D10DD" w:rsidRDefault="00000000">
            <w:r>
              <w:t>UN DRC National REDD+ Fund (MPTF)</w:t>
            </w:r>
          </w:p>
        </w:tc>
        <w:tc>
          <w:tcPr>
            <w:tcW w:w="1170" w:type="dxa"/>
          </w:tcPr>
          <w:p w14:paraId="0000036A" w14:textId="77777777" w:rsidR="007D10DD" w:rsidRDefault="00000000">
            <w:r>
              <w:t>No</w:t>
            </w:r>
          </w:p>
        </w:tc>
        <w:tc>
          <w:tcPr>
            <w:tcW w:w="990" w:type="dxa"/>
          </w:tcPr>
          <w:p w14:paraId="0000036B" w14:textId="77777777" w:rsidR="007D10DD" w:rsidRDefault="00000000">
            <w:r>
              <w:t>No</w:t>
            </w:r>
          </w:p>
        </w:tc>
        <w:tc>
          <w:tcPr>
            <w:tcW w:w="885" w:type="dxa"/>
            <w:shd w:val="clear" w:color="auto" w:fill="C5E0B3"/>
          </w:tcPr>
          <w:p w14:paraId="0000036C" w14:textId="77777777" w:rsidR="007D10DD" w:rsidRDefault="00000000">
            <w:r>
              <w:t>Yes</w:t>
            </w:r>
          </w:p>
        </w:tc>
        <w:tc>
          <w:tcPr>
            <w:tcW w:w="2467" w:type="dxa"/>
            <w:shd w:val="clear" w:color="auto" w:fill="auto"/>
          </w:tcPr>
          <w:p w14:paraId="0000036D" w14:textId="77777777" w:rsidR="007D10DD" w:rsidRDefault="00000000">
            <w:r>
              <w:t>2016—2021</w:t>
            </w:r>
          </w:p>
        </w:tc>
        <w:tc>
          <w:tcPr>
            <w:tcW w:w="1688" w:type="dxa"/>
            <w:shd w:val="clear" w:color="auto" w:fill="auto"/>
          </w:tcPr>
          <w:p w14:paraId="0000036E" w14:textId="77777777" w:rsidR="007D10DD" w:rsidRDefault="00000000">
            <w:r>
              <w:t>$248M</w:t>
            </w:r>
          </w:p>
        </w:tc>
      </w:tr>
      <w:tr w:rsidR="007D10DD" w14:paraId="3863C445" w14:textId="77777777">
        <w:tc>
          <w:tcPr>
            <w:tcW w:w="625" w:type="dxa"/>
            <w:vAlign w:val="bottom"/>
          </w:tcPr>
          <w:p w14:paraId="0000036F" w14:textId="77777777" w:rsidR="007D10DD" w:rsidRDefault="00000000">
            <w:r>
              <w:t>83</w:t>
            </w:r>
          </w:p>
        </w:tc>
        <w:tc>
          <w:tcPr>
            <w:tcW w:w="1980" w:type="dxa"/>
          </w:tcPr>
          <w:p w14:paraId="00000370" w14:textId="77777777" w:rsidR="007D10DD" w:rsidRDefault="00000000">
            <w:r>
              <w:t>UN DRC Humanitarian Fund (MPTF)</w:t>
            </w:r>
          </w:p>
        </w:tc>
        <w:tc>
          <w:tcPr>
            <w:tcW w:w="1170" w:type="dxa"/>
          </w:tcPr>
          <w:p w14:paraId="00000371" w14:textId="77777777" w:rsidR="007D10DD" w:rsidRDefault="00000000">
            <w:r>
              <w:t>No</w:t>
            </w:r>
          </w:p>
        </w:tc>
        <w:tc>
          <w:tcPr>
            <w:tcW w:w="990" w:type="dxa"/>
          </w:tcPr>
          <w:p w14:paraId="00000372" w14:textId="77777777" w:rsidR="007D10DD" w:rsidRDefault="00000000">
            <w:r>
              <w:t>No</w:t>
            </w:r>
          </w:p>
        </w:tc>
        <w:tc>
          <w:tcPr>
            <w:tcW w:w="885" w:type="dxa"/>
            <w:shd w:val="clear" w:color="auto" w:fill="C5E0B3"/>
          </w:tcPr>
          <w:p w14:paraId="00000373" w14:textId="77777777" w:rsidR="007D10DD" w:rsidRDefault="00000000">
            <w:r>
              <w:t>Yes</w:t>
            </w:r>
          </w:p>
        </w:tc>
        <w:tc>
          <w:tcPr>
            <w:tcW w:w="2467" w:type="dxa"/>
            <w:shd w:val="clear" w:color="auto" w:fill="auto"/>
          </w:tcPr>
          <w:p w14:paraId="00000374" w14:textId="77777777" w:rsidR="007D10DD" w:rsidRDefault="00000000">
            <w:r>
              <w:t>2010—2021</w:t>
            </w:r>
          </w:p>
        </w:tc>
        <w:tc>
          <w:tcPr>
            <w:tcW w:w="1688" w:type="dxa"/>
            <w:shd w:val="clear" w:color="auto" w:fill="auto"/>
          </w:tcPr>
          <w:p w14:paraId="00000375" w14:textId="77777777" w:rsidR="007D10DD" w:rsidRDefault="00000000">
            <w:r>
              <w:t>$864M</w:t>
            </w:r>
          </w:p>
        </w:tc>
      </w:tr>
      <w:tr w:rsidR="007D10DD" w14:paraId="666D6C65" w14:textId="77777777">
        <w:tc>
          <w:tcPr>
            <w:tcW w:w="625" w:type="dxa"/>
            <w:vAlign w:val="bottom"/>
          </w:tcPr>
          <w:p w14:paraId="00000376" w14:textId="77777777" w:rsidR="007D10DD" w:rsidRDefault="00000000">
            <w:r>
              <w:t>84</w:t>
            </w:r>
          </w:p>
        </w:tc>
        <w:tc>
          <w:tcPr>
            <w:tcW w:w="1980" w:type="dxa"/>
          </w:tcPr>
          <w:p w14:paraId="00000377" w14:textId="77777777" w:rsidR="007D10DD" w:rsidRDefault="00000000">
            <w:r>
              <w:t>UN DRC Stabilization and Recovery MPTF</w:t>
            </w:r>
          </w:p>
        </w:tc>
        <w:tc>
          <w:tcPr>
            <w:tcW w:w="1170" w:type="dxa"/>
          </w:tcPr>
          <w:p w14:paraId="00000378" w14:textId="77777777" w:rsidR="007D10DD" w:rsidRDefault="00000000">
            <w:r>
              <w:t>No</w:t>
            </w:r>
          </w:p>
        </w:tc>
        <w:tc>
          <w:tcPr>
            <w:tcW w:w="990" w:type="dxa"/>
          </w:tcPr>
          <w:p w14:paraId="00000379" w14:textId="77777777" w:rsidR="007D10DD" w:rsidRDefault="00000000">
            <w:r>
              <w:t>No</w:t>
            </w:r>
          </w:p>
        </w:tc>
        <w:tc>
          <w:tcPr>
            <w:tcW w:w="885" w:type="dxa"/>
            <w:shd w:val="clear" w:color="auto" w:fill="C5E0B3"/>
          </w:tcPr>
          <w:p w14:paraId="0000037A" w14:textId="77777777" w:rsidR="007D10DD" w:rsidRDefault="00000000">
            <w:r>
              <w:t>Yes</w:t>
            </w:r>
          </w:p>
        </w:tc>
        <w:tc>
          <w:tcPr>
            <w:tcW w:w="2467" w:type="dxa"/>
            <w:shd w:val="clear" w:color="auto" w:fill="auto"/>
          </w:tcPr>
          <w:p w14:paraId="0000037B" w14:textId="77777777" w:rsidR="007D10DD" w:rsidRDefault="00000000">
            <w:r>
              <w:t>2010—2016</w:t>
            </w:r>
          </w:p>
        </w:tc>
        <w:tc>
          <w:tcPr>
            <w:tcW w:w="1688" w:type="dxa"/>
            <w:shd w:val="clear" w:color="auto" w:fill="auto"/>
          </w:tcPr>
          <w:p w14:paraId="0000037C" w14:textId="77777777" w:rsidR="007D10DD" w:rsidRDefault="00000000">
            <w:r>
              <w:t>$17M</w:t>
            </w:r>
          </w:p>
        </w:tc>
      </w:tr>
      <w:tr w:rsidR="007D10DD" w14:paraId="0EE45D06" w14:textId="77777777">
        <w:tc>
          <w:tcPr>
            <w:tcW w:w="625" w:type="dxa"/>
            <w:vAlign w:val="bottom"/>
          </w:tcPr>
          <w:p w14:paraId="0000037D" w14:textId="77777777" w:rsidR="007D10DD" w:rsidRDefault="00000000">
            <w:r>
              <w:t>85</w:t>
            </w:r>
          </w:p>
        </w:tc>
        <w:tc>
          <w:tcPr>
            <w:tcW w:w="1980" w:type="dxa"/>
          </w:tcPr>
          <w:p w14:paraId="0000037E" w14:textId="77777777" w:rsidR="007D10DD" w:rsidRDefault="00000000">
            <w:r>
              <w:t>UN DRC ISSSS MPTF</w:t>
            </w:r>
          </w:p>
        </w:tc>
        <w:tc>
          <w:tcPr>
            <w:tcW w:w="1170" w:type="dxa"/>
          </w:tcPr>
          <w:p w14:paraId="0000037F" w14:textId="77777777" w:rsidR="007D10DD" w:rsidRDefault="00000000">
            <w:r>
              <w:t>No</w:t>
            </w:r>
          </w:p>
        </w:tc>
        <w:tc>
          <w:tcPr>
            <w:tcW w:w="990" w:type="dxa"/>
          </w:tcPr>
          <w:p w14:paraId="00000380" w14:textId="77777777" w:rsidR="007D10DD" w:rsidRDefault="00000000">
            <w:r>
              <w:t>No</w:t>
            </w:r>
          </w:p>
        </w:tc>
        <w:tc>
          <w:tcPr>
            <w:tcW w:w="885" w:type="dxa"/>
            <w:shd w:val="clear" w:color="auto" w:fill="C5E0B3"/>
          </w:tcPr>
          <w:p w14:paraId="00000381" w14:textId="77777777" w:rsidR="007D10DD" w:rsidRDefault="00000000">
            <w:r>
              <w:t>Yes</w:t>
            </w:r>
          </w:p>
        </w:tc>
        <w:tc>
          <w:tcPr>
            <w:tcW w:w="2467" w:type="dxa"/>
            <w:shd w:val="clear" w:color="auto" w:fill="auto"/>
          </w:tcPr>
          <w:p w14:paraId="00000382" w14:textId="77777777" w:rsidR="007D10DD" w:rsidRDefault="00000000">
            <w:r>
              <w:t>2017—2021</w:t>
            </w:r>
          </w:p>
        </w:tc>
        <w:tc>
          <w:tcPr>
            <w:tcW w:w="1688" w:type="dxa"/>
            <w:shd w:val="clear" w:color="auto" w:fill="auto"/>
          </w:tcPr>
          <w:p w14:paraId="00000383" w14:textId="77777777" w:rsidR="007D10DD" w:rsidRDefault="00000000">
            <w:r>
              <w:t>$44M</w:t>
            </w:r>
          </w:p>
        </w:tc>
      </w:tr>
      <w:tr w:rsidR="007D10DD" w14:paraId="69D16C18" w14:textId="77777777">
        <w:tc>
          <w:tcPr>
            <w:tcW w:w="625" w:type="dxa"/>
            <w:vAlign w:val="bottom"/>
          </w:tcPr>
          <w:p w14:paraId="00000384" w14:textId="77777777" w:rsidR="007D10DD" w:rsidRDefault="00000000">
            <w:r>
              <w:t>86</w:t>
            </w:r>
          </w:p>
        </w:tc>
        <w:tc>
          <w:tcPr>
            <w:tcW w:w="1980" w:type="dxa"/>
          </w:tcPr>
          <w:p w14:paraId="00000385" w14:textId="77777777" w:rsidR="007D10DD" w:rsidRDefault="00000000">
            <w:r>
              <w:t>UN DRC Ebola MPTF</w:t>
            </w:r>
          </w:p>
        </w:tc>
        <w:tc>
          <w:tcPr>
            <w:tcW w:w="1170" w:type="dxa"/>
          </w:tcPr>
          <w:p w14:paraId="00000386" w14:textId="77777777" w:rsidR="007D10DD" w:rsidRDefault="00000000">
            <w:r>
              <w:t>No</w:t>
            </w:r>
          </w:p>
        </w:tc>
        <w:tc>
          <w:tcPr>
            <w:tcW w:w="990" w:type="dxa"/>
          </w:tcPr>
          <w:p w14:paraId="00000387" w14:textId="77777777" w:rsidR="007D10DD" w:rsidRDefault="00000000">
            <w:r>
              <w:t>No</w:t>
            </w:r>
          </w:p>
        </w:tc>
        <w:tc>
          <w:tcPr>
            <w:tcW w:w="885" w:type="dxa"/>
            <w:shd w:val="clear" w:color="auto" w:fill="C5E0B3"/>
          </w:tcPr>
          <w:p w14:paraId="00000388" w14:textId="77777777" w:rsidR="007D10DD" w:rsidRDefault="00000000">
            <w:r>
              <w:t>Yes</w:t>
            </w:r>
          </w:p>
        </w:tc>
        <w:tc>
          <w:tcPr>
            <w:tcW w:w="2467" w:type="dxa"/>
            <w:shd w:val="clear" w:color="auto" w:fill="auto"/>
          </w:tcPr>
          <w:p w14:paraId="00000389" w14:textId="77777777" w:rsidR="007D10DD" w:rsidRDefault="00000000">
            <w:r>
              <w:t>2014—2021</w:t>
            </w:r>
          </w:p>
        </w:tc>
        <w:tc>
          <w:tcPr>
            <w:tcW w:w="1688" w:type="dxa"/>
            <w:shd w:val="clear" w:color="auto" w:fill="auto"/>
          </w:tcPr>
          <w:p w14:paraId="0000038A" w14:textId="77777777" w:rsidR="007D10DD" w:rsidRDefault="00000000">
            <w:r>
              <w:t>$171M</w:t>
            </w:r>
          </w:p>
        </w:tc>
      </w:tr>
      <w:tr w:rsidR="007D10DD" w14:paraId="222CC869" w14:textId="77777777">
        <w:tc>
          <w:tcPr>
            <w:tcW w:w="625" w:type="dxa"/>
            <w:vAlign w:val="bottom"/>
          </w:tcPr>
          <w:p w14:paraId="0000038B" w14:textId="77777777" w:rsidR="007D10DD" w:rsidRDefault="00000000">
            <w:r>
              <w:t>87</w:t>
            </w:r>
          </w:p>
        </w:tc>
        <w:tc>
          <w:tcPr>
            <w:tcW w:w="1980" w:type="dxa"/>
          </w:tcPr>
          <w:p w14:paraId="0000038C" w14:textId="77777777" w:rsidR="007D10DD" w:rsidRDefault="00000000">
            <w:r>
              <w:t>UN DRC ACTIF MPTF</w:t>
            </w:r>
          </w:p>
        </w:tc>
        <w:tc>
          <w:tcPr>
            <w:tcW w:w="1170" w:type="dxa"/>
          </w:tcPr>
          <w:p w14:paraId="0000038D" w14:textId="77777777" w:rsidR="007D10DD" w:rsidRDefault="00000000">
            <w:r>
              <w:t>No</w:t>
            </w:r>
          </w:p>
        </w:tc>
        <w:tc>
          <w:tcPr>
            <w:tcW w:w="990" w:type="dxa"/>
          </w:tcPr>
          <w:p w14:paraId="0000038E" w14:textId="77777777" w:rsidR="007D10DD" w:rsidRDefault="00000000">
            <w:r>
              <w:t>No</w:t>
            </w:r>
          </w:p>
        </w:tc>
        <w:tc>
          <w:tcPr>
            <w:tcW w:w="885" w:type="dxa"/>
            <w:shd w:val="clear" w:color="auto" w:fill="C5E0B3"/>
          </w:tcPr>
          <w:p w14:paraId="0000038F" w14:textId="77777777" w:rsidR="007D10DD" w:rsidRDefault="00000000">
            <w:r>
              <w:t>Yes</w:t>
            </w:r>
          </w:p>
        </w:tc>
        <w:tc>
          <w:tcPr>
            <w:tcW w:w="2467" w:type="dxa"/>
            <w:shd w:val="clear" w:color="auto" w:fill="auto"/>
          </w:tcPr>
          <w:p w14:paraId="00000390" w14:textId="77777777" w:rsidR="007D10DD" w:rsidRDefault="00000000">
            <w:r>
              <w:t>2018—2021</w:t>
            </w:r>
          </w:p>
        </w:tc>
        <w:tc>
          <w:tcPr>
            <w:tcW w:w="1688" w:type="dxa"/>
            <w:shd w:val="clear" w:color="auto" w:fill="auto"/>
          </w:tcPr>
          <w:p w14:paraId="00000391" w14:textId="77777777" w:rsidR="007D10DD" w:rsidRDefault="00000000">
            <w:r>
              <w:t>$5M</w:t>
            </w:r>
          </w:p>
        </w:tc>
      </w:tr>
      <w:tr w:rsidR="007D10DD" w14:paraId="2B112901" w14:textId="77777777">
        <w:tc>
          <w:tcPr>
            <w:tcW w:w="625" w:type="dxa"/>
            <w:vAlign w:val="bottom"/>
          </w:tcPr>
          <w:p w14:paraId="00000392" w14:textId="77777777" w:rsidR="007D10DD" w:rsidRDefault="00000000">
            <w:r>
              <w:t>88</w:t>
            </w:r>
          </w:p>
        </w:tc>
        <w:tc>
          <w:tcPr>
            <w:tcW w:w="1980" w:type="dxa"/>
          </w:tcPr>
          <w:p w14:paraId="00000393" w14:textId="77777777" w:rsidR="007D10DD" w:rsidRDefault="00000000">
            <w:r>
              <w:t>UN DRC GBV MPTF</w:t>
            </w:r>
          </w:p>
        </w:tc>
        <w:tc>
          <w:tcPr>
            <w:tcW w:w="1170" w:type="dxa"/>
          </w:tcPr>
          <w:p w14:paraId="00000394" w14:textId="77777777" w:rsidR="007D10DD" w:rsidRDefault="00000000">
            <w:r>
              <w:t>No</w:t>
            </w:r>
          </w:p>
        </w:tc>
        <w:tc>
          <w:tcPr>
            <w:tcW w:w="990" w:type="dxa"/>
          </w:tcPr>
          <w:p w14:paraId="00000395" w14:textId="77777777" w:rsidR="007D10DD" w:rsidRDefault="00000000">
            <w:r>
              <w:t>No</w:t>
            </w:r>
          </w:p>
        </w:tc>
        <w:tc>
          <w:tcPr>
            <w:tcW w:w="885" w:type="dxa"/>
            <w:shd w:val="clear" w:color="auto" w:fill="C5E0B3"/>
          </w:tcPr>
          <w:p w14:paraId="00000396" w14:textId="77777777" w:rsidR="007D10DD" w:rsidRDefault="00000000">
            <w:r>
              <w:t>Yes</w:t>
            </w:r>
          </w:p>
        </w:tc>
        <w:tc>
          <w:tcPr>
            <w:tcW w:w="2467" w:type="dxa"/>
            <w:shd w:val="clear" w:color="auto" w:fill="auto"/>
          </w:tcPr>
          <w:p w14:paraId="00000397" w14:textId="77777777" w:rsidR="007D10DD" w:rsidRDefault="00000000">
            <w:r>
              <w:t>2018—2021</w:t>
            </w:r>
          </w:p>
        </w:tc>
        <w:tc>
          <w:tcPr>
            <w:tcW w:w="1688" w:type="dxa"/>
            <w:shd w:val="clear" w:color="auto" w:fill="auto"/>
          </w:tcPr>
          <w:p w14:paraId="00000398" w14:textId="77777777" w:rsidR="007D10DD" w:rsidRDefault="00000000">
            <w:r>
              <w:t>$13M</w:t>
            </w:r>
          </w:p>
        </w:tc>
      </w:tr>
      <w:tr w:rsidR="007D10DD" w14:paraId="4C5EE26E" w14:textId="77777777">
        <w:tc>
          <w:tcPr>
            <w:tcW w:w="625" w:type="dxa"/>
            <w:vAlign w:val="bottom"/>
          </w:tcPr>
          <w:p w14:paraId="00000399" w14:textId="77777777" w:rsidR="007D10DD" w:rsidRDefault="00000000">
            <w:r>
              <w:lastRenderedPageBreak/>
              <w:t>89</w:t>
            </w:r>
          </w:p>
        </w:tc>
        <w:tc>
          <w:tcPr>
            <w:tcW w:w="1980" w:type="dxa"/>
          </w:tcPr>
          <w:p w14:paraId="0000039A" w14:textId="77777777" w:rsidR="007D10DD" w:rsidRDefault="00000000">
            <w:r>
              <w:t>UN DRC Fighting Impunity MPTF</w:t>
            </w:r>
          </w:p>
        </w:tc>
        <w:tc>
          <w:tcPr>
            <w:tcW w:w="1170" w:type="dxa"/>
          </w:tcPr>
          <w:p w14:paraId="0000039B" w14:textId="77777777" w:rsidR="007D10DD" w:rsidRDefault="00000000">
            <w:r>
              <w:t>No</w:t>
            </w:r>
          </w:p>
        </w:tc>
        <w:tc>
          <w:tcPr>
            <w:tcW w:w="990" w:type="dxa"/>
          </w:tcPr>
          <w:p w14:paraId="0000039C" w14:textId="77777777" w:rsidR="007D10DD" w:rsidRDefault="00000000">
            <w:r>
              <w:t>No</w:t>
            </w:r>
          </w:p>
        </w:tc>
        <w:tc>
          <w:tcPr>
            <w:tcW w:w="885" w:type="dxa"/>
            <w:shd w:val="clear" w:color="auto" w:fill="C5E0B3"/>
          </w:tcPr>
          <w:p w14:paraId="0000039D" w14:textId="77777777" w:rsidR="007D10DD" w:rsidRDefault="00000000">
            <w:r>
              <w:t>Yes</w:t>
            </w:r>
          </w:p>
        </w:tc>
        <w:tc>
          <w:tcPr>
            <w:tcW w:w="2467" w:type="dxa"/>
            <w:shd w:val="clear" w:color="auto" w:fill="auto"/>
          </w:tcPr>
          <w:p w14:paraId="0000039E" w14:textId="77777777" w:rsidR="007D10DD" w:rsidRDefault="00000000">
            <w:r>
              <w:t>2013—2020</w:t>
            </w:r>
          </w:p>
        </w:tc>
        <w:tc>
          <w:tcPr>
            <w:tcW w:w="1688" w:type="dxa"/>
            <w:shd w:val="clear" w:color="auto" w:fill="auto"/>
          </w:tcPr>
          <w:p w14:paraId="0000039F" w14:textId="77777777" w:rsidR="007D10DD" w:rsidRDefault="00000000">
            <w:r>
              <w:t>$15M</w:t>
            </w:r>
          </w:p>
        </w:tc>
      </w:tr>
      <w:tr w:rsidR="007D10DD" w14:paraId="6F217258" w14:textId="77777777">
        <w:tc>
          <w:tcPr>
            <w:tcW w:w="625" w:type="dxa"/>
            <w:vAlign w:val="bottom"/>
          </w:tcPr>
          <w:p w14:paraId="000003A0" w14:textId="77777777" w:rsidR="007D10DD" w:rsidRDefault="00000000">
            <w:r>
              <w:t>90</w:t>
            </w:r>
          </w:p>
        </w:tc>
        <w:tc>
          <w:tcPr>
            <w:tcW w:w="1980" w:type="dxa"/>
          </w:tcPr>
          <w:p w14:paraId="000003A1" w14:textId="77777777" w:rsidR="007D10DD" w:rsidRPr="005967F4" w:rsidRDefault="00000000">
            <w:pPr>
              <w:rPr>
                <w:lang w:val="fr-FR"/>
              </w:rPr>
            </w:pPr>
            <w:r w:rsidRPr="005967F4">
              <w:rPr>
                <w:lang w:val="fr-FR"/>
              </w:rPr>
              <w:t>UN DRC Microfinance II MPTF</w:t>
            </w:r>
          </w:p>
        </w:tc>
        <w:tc>
          <w:tcPr>
            <w:tcW w:w="1170" w:type="dxa"/>
          </w:tcPr>
          <w:p w14:paraId="000003A2" w14:textId="77777777" w:rsidR="007D10DD" w:rsidRDefault="00000000">
            <w:r>
              <w:t>No</w:t>
            </w:r>
          </w:p>
        </w:tc>
        <w:tc>
          <w:tcPr>
            <w:tcW w:w="990" w:type="dxa"/>
          </w:tcPr>
          <w:p w14:paraId="000003A3" w14:textId="77777777" w:rsidR="007D10DD" w:rsidRDefault="00000000">
            <w:r>
              <w:t>No</w:t>
            </w:r>
          </w:p>
        </w:tc>
        <w:tc>
          <w:tcPr>
            <w:tcW w:w="885" w:type="dxa"/>
            <w:shd w:val="clear" w:color="auto" w:fill="C5E0B3"/>
          </w:tcPr>
          <w:p w14:paraId="000003A4" w14:textId="77777777" w:rsidR="007D10DD" w:rsidRDefault="00000000">
            <w:r>
              <w:t>Yes</w:t>
            </w:r>
          </w:p>
        </w:tc>
        <w:tc>
          <w:tcPr>
            <w:tcW w:w="2467" w:type="dxa"/>
            <w:shd w:val="clear" w:color="auto" w:fill="auto"/>
          </w:tcPr>
          <w:p w14:paraId="000003A5" w14:textId="77777777" w:rsidR="007D10DD" w:rsidRDefault="00000000">
            <w:r>
              <w:t>2011—2017</w:t>
            </w:r>
          </w:p>
        </w:tc>
        <w:tc>
          <w:tcPr>
            <w:tcW w:w="1688" w:type="dxa"/>
            <w:shd w:val="clear" w:color="auto" w:fill="auto"/>
          </w:tcPr>
          <w:p w14:paraId="000003A6" w14:textId="77777777" w:rsidR="007D10DD" w:rsidRDefault="00000000">
            <w:r>
              <w:t>$9M</w:t>
            </w:r>
          </w:p>
        </w:tc>
      </w:tr>
      <w:tr w:rsidR="007D10DD" w14:paraId="712C98BF" w14:textId="77777777">
        <w:tc>
          <w:tcPr>
            <w:tcW w:w="625" w:type="dxa"/>
            <w:vAlign w:val="bottom"/>
          </w:tcPr>
          <w:p w14:paraId="000003A7" w14:textId="77777777" w:rsidR="007D10DD" w:rsidRDefault="00000000">
            <w:r>
              <w:t>91</w:t>
            </w:r>
          </w:p>
        </w:tc>
        <w:tc>
          <w:tcPr>
            <w:tcW w:w="1980" w:type="dxa"/>
          </w:tcPr>
          <w:p w14:paraId="000003A8" w14:textId="77777777" w:rsidR="007D10DD" w:rsidRDefault="00000000">
            <w:r>
              <w:t>UN DRC Security Sector Reform MPTF</w:t>
            </w:r>
          </w:p>
        </w:tc>
        <w:tc>
          <w:tcPr>
            <w:tcW w:w="1170" w:type="dxa"/>
          </w:tcPr>
          <w:p w14:paraId="000003A9" w14:textId="77777777" w:rsidR="007D10DD" w:rsidRDefault="00000000">
            <w:r>
              <w:t>No</w:t>
            </w:r>
          </w:p>
        </w:tc>
        <w:tc>
          <w:tcPr>
            <w:tcW w:w="990" w:type="dxa"/>
          </w:tcPr>
          <w:p w14:paraId="000003AA" w14:textId="77777777" w:rsidR="007D10DD" w:rsidRDefault="00000000">
            <w:r>
              <w:t>No</w:t>
            </w:r>
          </w:p>
        </w:tc>
        <w:tc>
          <w:tcPr>
            <w:tcW w:w="885" w:type="dxa"/>
            <w:shd w:val="clear" w:color="auto" w:fill="C5E0B3"/>
          </w:tcPr>
          <w:p w14:paraId="000003AB" w14:textId="77777777" w:rsidR="007D10DD" w:rsidRDefault="00000000">
            <w:r>
              <w:t>Yes</w:t>
            </w:r>
          </w:p>
        </w:tc>
        <w:tc>
          <w:tcPr>
            <w:tcW w:w="2467" w:type="dxa"/>
            <w:shd w:val="clear" w:color="auto" w:fill="auto"/>
          </w:tcPr>
          <w:p w14:paraId="000003AC" w14:textId="77777777" w:rsidR="007D10DD" w:rsidRDefault="00000000">
            <w:r>
              <w:t>2010—2015</w:t>
            </w:r>
          </w:p>
        </w:tc>
        <w:tc>
          <w:tcPr>
            <w:tcW w:w="1688" w:type="dxa"/>
            <w:shd w:val="clear" w:color="auto" w:fill="auto"/>
          </w:tcPr>
          <w:p w14:paraId="000003AD" w14:textId="77777777" w:rsidR="007D10DD" w:rsidRDefault="00000000">
            <w:r>
              <w:t>$5M</w:t>
            </w:r>
          </w:p>
        </w:tc>
      </w:tr>
      <w:tr w:rsidR="007D10DD" w14:paraId="56ECBE1D" w14:textId="77777777">
        <w:tc>
          <w:tcPr>
            <w:tcW w:w="625" w:type="dxa"/>
            <w:vAlign w:val="bottom"/>
          </w:tcPr>
          <w:p w14:paraId="000003AE" w14:textId="77777777" w:rsidR="007D10DD" w:rsidRDefault="00000000">
            <w:r>
              <w:t>92</w:t>
            </w:r>
          </w:p>
        </w:tc>
        <w:tc>
          <w:tcPr>
            <w:tcW w:w="1980" w:type="dxa"/>
          </w:tcPr>
          <w:p w14:paraId="000003AF" w14:textId="77777777" w:rsidR="007D10DD" w:rsidRPr="005967F4" w:rsidRDefault="00000000">
            <w:pPr>
              <w:rPr>
                <w:lang w:val="fr-FR"/>
              </w:rPr>
            </w:pPr>
            <w:r w:rsidRPr="005967F4">
              <w:rPr>
                <w:lang w:val="fr-FR"/>
              </w:rPr>
              <w:t xml:space="preserve">UN DRC </w:t>
            </w:r>
            <w:proofErr w:type="spellStart"/>
            <w:r w:rsidRPr="005967F4">
              <w:rPr>
                <w:lang w:val="fr-FR"/>
              </w:rPr>
              <w:t>Sexual</w:t>
            </w:r>
            <w:proofErr w:type="spellEnd"/>
            <w:r w:rsidRPr="005967F4">
              <w:rPr>
                <w:lang w:val="fr-FR"/>
              </w:rPr>
              <w:t xml:space="preserve"> Violence Prevention MPTF</w:t>
            </w:r>
          </w:p>
        </w:tc>
        <w:tc>
          <w:tcPr>
            <w:tcW w:w="1170" w:type="dxa"/>
          </w:tcPr>
          <w:p w14:paraId="000003B0" w14:textId="77777777" w:rsidR="007D10DD" w:rsidRDefault="00000000">
            <w:r>
              <w:t>No</w:t>
            </w:r>
          </w:p>
        </w:tc>
        <w:tc>
          <w:tcPr>
            <w:tcW w:w="990" w:type="dxa"/>
          </w:tcPr>
          <w:p w14:paraId="000003B1" w14:textId="77777777" w:rsidR="007D10DD" w:rsidRDefault="00000000">
            <w:r>
              <w:t>No</w:t>
            </w:r>
          </w:p>
        </w:tc>
        <w:tc>
          <w:tcPr>
            <w:tcW w:w="885" w:type="dxa"/>
            <w:shd w:val="clear" w:color="auto" w:fill="C5E0B3"/>
          </w:tcPr>
          <w:p w14:paraId="000003B2" w14:textId="77777777" w:rsidR="007D10DD" w:rsidRDefault="00000000">
            <w:r>
              <w:t>Yes</w:t>
            </w:r>
          </w:p>
        </w:tc>
        <w:tc>
          <w:tcPr>
            <w:tcW w:w="2467" w:type="dxa"/>
            <w:shd w:val="clear" w:color="auto" w:fill="auto"/>
          </w:tcPr>
          <w:p w14:paraId="000003B3" w14:textId="77777777" w:rsidR="007D10DD" w:rsidRDefault="00000000">
            <w:r>
              <w:t>2015—2021</w:t>
            </w:r>
          </w:p>
        </w:tc>
        <w:tc>
          <w:tcPr>
            <w:tcW w:w="1688" w:type="dxa"/>
            <w:shd w:val="clear" w:color="auto" w:fill="auto"/>
          </w:tcPr>
          <w:p w14:paraId="000003B4" w14:textId="77777777" w:rsidR="007D10DD" w:rsidRDefault="00000000">
            <w:r>
              <w:t>$5M</w:t>
            </w:r>
          </w:p>
        </w:tc>
      </w:tr>
      <w:tr w:rsidR="007D10DD" w14:paraId="53463992" w14:textId="77777777">
        <w:tc>
          <w:tcPr>
            <w:tcW w:w="625" w:type="dxa"/>
            <w:vAlign w:val="bottom"/>
          </w:tcPr>
          <w:p w14:paraId="000003B5" w14:textId="77777777" w:rsidR="007D10DD" w:rsidRDefault="00000000">
            <w:r>
              <w:t>93</w:t>
            </w:r>
          </w:p>
        </w:tc>
        <w:tc>
          <w:tcPr>
            <w:tcW w:w="1980" w:type="dxa"/>
          </w:tcPr>
          <w:p w14:paraId="000003B6" w14:textId="77777777" w:rsidR="007D10DD" w:rsidRDefault="00000000">
            <w:r>
              <w:t>UN Human Rights Mainstreaming MPTF</w:t>
            </w:r>
          </w:p>
        </w:tc>
        <w:tc>
          <w:tcPr>
            <w:tcW w:w="1170" w:type="dxa"/>
          </w:tcPr>
          <w:p w14:paraId="000003B7" w14:textId="77777777" w:rsidR="007D10DD" w:rsidRDefault="00000000">
            <w:r>
              <w:t>No</w:t>
            </w:r>
          </w:p>
        </w:tc>
        <w:tc>
          <w:tcPr>
            <w:tcW w:w="990" w:type="dxa"/>
          </w:tcPr>
          <w:p w14:paraId="000003B8" w14:textId="77777777" w:rsidR="007D10DD" w:rsidRDefault="00000000">
            <w:r>
              <w:t>No</w:t>
            </w:r>
          </w:p>
        </w:tc>
        <w:tc>
          <w:tcPr>
            <w:tcW w:w="885" w:type="dxa"/>
            <w:shd w:val="clear" w:color="auto" w:fill="C5E0B3"/>
          </w:tcPr>
          <w:p w14:paraId="000003B9" w14:textId="77777777" w:rsidR="007D10DD" w:rsidRDefault="00000000">
            <w:r>
              <w:t>Yes</w:t>
            </w:r>
          </w:p>
        </w:tc>
        <w:tc>
          <w:tcPr>
            <w:tcW w:w="2467" w:type="dxa"/>
            <w:shd w:val="clear" w:color="auto" w:fill="auto"/>
          </w:tcPr>
          <w:p w14:paraId="000003BA" w14:textId="77777777" w:rsidR="007D10DD" w:rsidRDefault="00000000">
            <w:r>
              <w:t>2013—2021</w:t>
            </w:r>
          </w:p>
        </w:tc>
        <w:tc>
          <w:tcPr>
            <w:tcW w:w="1688" w:type="dxa"/>
            <w:shd w:val="clear" w:color="auto" w:fill="auto"/>
          </w:tcPr>
          <w:p w14:paraId="000003BB" w14:textId="77777777" w:rsidR="007D10DD" w:rsidRDefault="00000000">
            <w:r>
              <w:t>&lt;$1M</w:t>
            </w:r>
          </w:p>
        </w:tc>
      </w:tr>
      <w:tr w:rsidR="007D10DD" w14:paraId="481B8A7A" w14:textId="77777777">
        <w:tc>
          <w:tcPr>
            <w:tcW w:w="625" w:type="dxa"/>
            <w:vAlign w:val="bottom"/>
          </w:tcPr>
          <w:p w14:paraId="000003BC" w14:textId="77777777" w:rsidR="007D10DD" w:rsidRDefault="00000000">
            <w:r>
              <w:t>94</w:t>
            </w:r>
          </w:p>
        </w:tc>
        <w:tc>
          <w:tcPr>
            <w:tcW w:w="1980" w:type="dxa"/>
          </w:tcPr>
          <w:p w14:paraId="000003BD" w14:textId="77777777" w:rsidR="007D10DD" w:rsidRPr="005967F4" w:rsidRDefault="00000000">
            <w:pPr>
              <w:rPr>
                <w:lang w:val="fr-FR"/>
              </w:rPr>
            </w:pPr>
            <w:r w:rsidRPr="005967F4">
              <w:rPr>
                <w:lang w:val="fr-FR"/>
              </w:rPr>
              <w:t xml:space="preserve">UN </w:t>
            </w:r>
            <w:proofErr w:type="spellStart"/>
            <w:r w:rsidRPr="005967F4">
              <w:rPr>
                <w:lang w:val="fr-FR"/>
              </w:rPr>
              <w:t>Haiti</w:t>
            </w:r>
            <w:proofErr w:type="spellEnd"/>
            <w:r w:rsidRPr="005967F4">
              <w:rPr>
                <w:lang w:val="fr-FR"/>
              </w:rPr>
              <w:t xml:space="preserve"> Champs de Mars MPTF</w:t>
            </w:r>
          </w:p>
        </w:tc>
        <w:tc>
          <w:tcPr>
            <w:tcW w:w="1170" w:type="dxa"/>
          </w:tcPr>
          <w:p w14:paraId="000003BE" w14:textId="77777777" w:rsidR="007D10DD" w:rsidRDefault="00000000">
            <w:r>
              <w:t>No</w:t>
            </w:r>
          </w:p>
        </w:tc>
        <w:tc>
          <w:tcPr>
            <w:tcW w:w="990" w:type="dxa"/>
          </w:tcPr>
          <w:p w14:paraId="000003BF" w14:textId="77777777" w:rsidR="007D10DD" w:rsidRDefault="00000000">
            <w:r>
              <w:t>No</w:t>
            </w:r>
          </w:p>
        </w:tc>
        <w:tc>
          <w:tcPr>
            <w:tcW w:w="885" w:type="dxa"/>
            <w:shd w:val="clear" w:color="auto" w:fill="C5E0B3"/>
          </w:tcPr>
          <w:p w14:paraId="000003C0" w14:textId="77777777" w:rsidR="007D10DD" w:rsidRDefault="00000000">
            <w:r>
              <w:t>Yes</w:t>
            </w:r>
          </w:p>
        </w:tc>
        <w:tc>
          <w:tcPr>
            <w:tcW w:w="2467" w:type="dxa"/>
            <w:shd w:val="clear" w:color="auto" w:fill="auto"/>
          </w:tcPr>
          <w:p w14:paraId="000003C1" w14:textId="77777777" w:rsidR="007D10DD" w:rsidRDefault="00000000">
            <w:r>
              <w:t>2017—2018</w:t>
            </w:r>
          </w:p>
        </w:tc>
        <w:tc>
          <w:tcPr>
            <w:tcW w:w="1688" w:type="dxa"/>
            <w:shd w:val="clear" w:color="auto" w:fill="auto"/>
          </w:tcPr>
          <w:p w14:paraId="000003C2" w14:textId="77777777" w:rsidR="007D10DD" w:rsidRDefault="00000000">
            <w:r>
              <w:t>$3M</w:t>
            </w:r>
          </w:p>
        </w:tc>
      </w:tr>
      <w:tr w:rsidR="007D10DD" w14:paraId="639C4E7F" w14:textId="77777777">
        <w:tc>
          <w:tcPr>
            <w:tcW w:w="625" w:type="dxa"/>
            <w:vAlign w:val="bottom"/>
          </w:tcPr>
          <w:p w14:paraId="000003C3" w14:textId="77777777" w:rsidR="007D10DD" w:rsidRDefault="00000000">
            <w:r>
              <w:t>95</w:t>
            </w:r>
          </w:p>
        </w:tc>
        <w:tc>
          <w:tcPr>
            <w:tcW w:w="1980" w:type="dxa"/>
          </w:tcPr>
          <w:p w14:paraId="000003C4" w14:textId="77777777" w:rsidR="007D10DD" w:rsidRDefault="00000000">
            <w:r>
              <w:t>UN Spotlight Initiative MPTF</w:t>
            </w:r>
          </w:p>
        </w:tc>
        <w:tc>
          <w:tcPr>
            <w:tcW w:w="1170" w:type="dxa"/>
          </w:tcPr>
          <w:p w14:paraId="000003C5" w14:textId="77777777" w:rsidR="007D10DD" w:rsidRDefault="00000000">
            <w:r>
              <w:t>No</w:t>
            </w:r>
          </w:p>
        </w:tc>
        <w:tc>
          <w:tcPr>
            <w:tcW w:w="990" w:type="dxa"/>
          </w:tcPr>
          <w:p w14:paraId="000003C6" w14:textId="77777777" w:rsidR="007D10DD" w:rsidRDefault="00000000">
            <w:r>
              <w:t>No</w:t>
            </w:r>
          </w:p>
        </w:tc>
        <w:tc>
          <w:tcPr>
            <w:tcW w:w="885" w:type="dxa"/>
            <w:shd w:val="clear" w:color="auto" w:fill="C5E0B3"/>
          </w:tcPr>
          <w:p w14:paraId="000003C7" w14:textId="77777777" w:rsidR="007D10DD" w:rsidRDefault="00000000">
            <w:r>
              <w:t>Yes</w:t>
            </w:r>
          </w:p>
        </w:tc>
        <w:tc>
          <w:tcPr>
            <w:tcW w:w="2467" w:type="dxa"/>
            <w:shd w:val="clear" w:color="auto" w:fill="auto"/>
          </w:tcPr>
          <w:p w14:paraId="000003C8" w14:textId="77777777" w:rsidR="007D10DD" w:rsidRDefault="00000000">
            <w:r>
              <w:t>2017—2021</w:t>
            </w:r>
          </w:p>
        </w:tc>
        <w:tc>
          <w:tcPr>
            <w:tcW w:w="1688" w:type="dxa"/>
            <w:shd w:val="clear" w:color="auto" w:fill="auto"/>
          </w:tcPr>
          <w:p w14:paraId="000003C9" w14:textId="77777777" w:rsidR="007D10DD" w:rsidRDefault="00000000">
            <w:r>
              <w:t>$34M</w:t>
            </w:r>
          </w:p>
        </w:tc>
      </w:tr>
      <w:tr w:rsidR="007D10DD" w14:paraId="7E7C58B7" w14:textId="77777777">
        <w:tc>
          <w:tcPr>
            <w:tcW w:w="625" w:type="dxa"/>
            <w:vAlign w:val="bottom"/>
          </w:tcPr>
          <w:p w14:paraId="000003CA" w14:textId="77777777" w:rsidR="007D10DD" w:rsidRDefault="00000000">
            <w:r>
              <w:t>96</w:t>
            </w:r>
          </w:p>
        </w:tc>
        <w:tc>
          <w:tcPr>
            <w:tcW w:w="1980" w:type="dxa"/>
          </w:tcPr>
          <w:p w14:paraId="000003CB" w14:textId="77777777" w:rsidR="007D10DD" w:rsidRDefault="00000000">
            <w:r>
              <w:t>UN Haiti Cholera MPTF</w:t>
            </w:r>
          </w:p>
        </w:tc>
        <w:tc>
          <w:tcPr>
            <w:tcW w:w="1170" w:type="dxa"/>
          </w:tcPr>
          <w:p w14:paraId="000003CC" w14:textId="77777777" w:rsidR="007D10DD" w:rsidRDefault="00000000">
            <w:r>
              <w:t>No</w:t>
            </w:r>
          </w:p>
        </w:tc>
        <w:tc>
          <w:tcPr>
            <w:tcW w:w="990" w:type="dxa"/>
          </w:tcPr>
          <w:p w14:paraId="000003CD" w14:textId="77777777" w:rsidR="007D10DD" w:rsidRDefault="00000000">
            <w:r>
              <w:t>No</w:t>
            </w:r>
          </w:p>
        </w:tc>
        <w:tc>
          <w:tcPr>
            <w:tcW w:w="885" w:type="dxa"/>
            <w:shd w:val="clear" w:color="auto" w:fill="C5E0B3"/>
          </w:tcPr>
          <w:p w14:paraId="000003CE" w14:textId="77777777" w:rsidR="007D10DD" w:rsidRDefault="00000000">
            <w:r>
              <w:t>Yes</w:t>
            </w:r>
          </w:p>
        </w:tc>
        <w:tc>
          <w:tcPr>
            <w:tcW w:w="2467" w:type="dxa"/>
            <w:shd w:val="clear" w:color="auto" w:fill="auto"/>
          </w:tcPr>
          <w:p w14:paraId="000003CF" w14:textId="77777777" w:rsidR="007D10DD" w:rsidRDefault="00000000">
            <w:r>
              <w:t>2017—2021</w:t>
            </w:r>
          </w:p>
        </w:tc>
        <w:tc>
          <w:tcPr>
            <w:tcW w:w="1688" w:type="dxa"/>
            <w:shd w:val="clear" w:color="auto" w:fill="auto"/>
          </w:tcPr>
          <w:p w14:paraId="000003D0" w14:textId="77777777" w:rsidR="007D10DD" w:rsidRDefault="00000000">
            <w:r>
              <w:t>$16M</w:t>
            </w:r>
          </w:p>
        </w:tc>
      </w:tr>
      <w:tr w:rsidR="007D10DD" w14:paraId="03646AFB" w14:textId="77777777">
        <w:tc>
          <w:tcPr>
            <w:tcW w:w="625" w:type="dxa"/>
            <w:vAlign w:val="bottom"/>
          </w:tcPr>
          <w:p w14:paraId="000003D1" w14:textId="77777777" w:rsidR="007D10DD" w:rsidRDefault="00000000">
            <w:r>
              <w:t>97</w:t>
            </w:r>
          </w:p>
        </w:tc>
        <w:tc>
          <w:tcPr>
            <w:tcW w:w="1980" w:type="dxa"/>
          </w:tcPr>
          <w:p w14:paraId="000003D2" w14:textId="77777777" w:rsidR="007D10DD" w:rsidRDefault="00000000">
            <w:r>
              <w:t>UNDG Haiti Reconstruction MPTF</w:t>
            </w:r>
          </w:p>
        </w:tc>
        <w:tc>
          <w:tcPr>
            <w:tcW w:w="1170" w:type="dxa"/>
          </w:tcPr>
          <w:p w14:paraId="000003D3" w14:textId="77777777" w:rsidR="007D10DD" w:rsidRDefault="00000000">
            <w:r>
              <w:t>No</w:t>
            </w:r>
          </w:p>
        </w:tc>
        <w:tc>
          <w:tcPr>
            <w:tcW w:w="990" w:type="dxa"/>
          </w:tcPr>
          <w:p w14:paraId="000003D4" w14:textId="77777777" w:rsidR="007D10DD" w:rsidRDefault="00000000">
            <w:r>
              <w:t>No</w:t>
            </w:r>
          </w:p>
        </w:tc>
        <w:tc>
          <w:tcPr>
            <w:tcW w:w="885" w:type="dxa"/>
            <w:shd w:val="clear" w:color="auto" w:fill="C5E0B3"/>
          </w:tcPr>
          <w:p w14:paraId="000003D5" w14:textId="77777777" w:rsidR="007D10DD" w:rsidRDefault="00000000">
            <w:r>
              <w:t>Yes</w:t>
            </w:r>
          </w:p>
        </w:tc>
        <w:tc>
          <w:tcPr>
            <w:tcW w:w="2467" w:type="dxa"/>
            <w:shd w:val="clear" w:color="auto" w:fill="auto"/>
          </w:tcPr>
          <w:p w14:paraId="000003D6" w14:textId="77777777" w:rsidR="007D10DD" w:rsidRDefault="00000000">
            <w:r>
              <w:t>2017—2021</w:t>
            </w:r>
          </w:p>
        </w:tc>
        <w:tc>
          <w:tcPr>
            <w:tcW w:w="1688" w:type="dxa"/>
            <w:shd w:val="clear" w:color="auto" w:fill="auto"/>
          </w:tcPr>
          <w:p w14:paraId="000003D7" w14:textId="77777777" w:rsidR="007D10DD" w:rsidRDefault="00000000">
            <w:r>
              <w:t>$20M</w:t>
            </w:r>
          </w:p>
        </w:tc>
      </w:tr>
      <w:tr w:rsidR="007D10DD" w14:paraId="3E68D475" w14:textId="77777777">
        <w:tc>
          <w:tcPr>
            <w:tcW w:w="625" w:type="dxa"/>
            <w:vAlign w:val="bottom"/>
          </w:tcPr>
          <w:p w14:paraId="000003D8" w14:textId="77777777" w:rsidR="007D10DD" w:rsidRDefault="00000000">
            <w:r>
              <w:t>98</w:t>
            </w:r>
          </w:p>
        </w:tc>
        <w:tc>
          <w:tcPr>
            <w:tcW w:w="1980" w:type="dxa"/>
          </w:tcPr>
          <w:p w14:paraId="000003D9" w14:textId="77777777" w:rsidR="007D10DD" w:rsidRPr="0047245F" w:rsidRDefault="00000000">
            <w:pPr>
              <w:rPr>
                <w:lang w:val="es-MX"/>
              </w:rPr>
            </w:pPr>
            <w:r w:rsidRPr="0047245F">
              <w:rPr>
                <w:lang w:val="es-MX"/>
              </w:rPr>
              <w:t>UN Lebanon Palestinian Refugees MPTF</w:t>
            </w:r>
          </w:p>
        </w:tc>
        <w:tc>
          <w:tcPr>
            <w:tcW w:w="1170" w:type="dxa"/>
          </w:tcPr>
          <w:p w14:paraId="000003DA" w14:textId="77777777" w:rsidR="007D10DD" w:rsidRDefault="00000000">
            <w:r>
              <w:t>No</w:t>
            </w:r>
          </w:p>
        </w:tc>
        <w:tc>
          <w:tcPr>
            <w:tcW w:w="990" w:type="dxa"/>
          </w:tcPr>
          <w:p w14:paraId="000003DB" w14:textId="77777777" w:rsidR="007D10DD" w:rsidRDefault="00000000">
            <w:r>
              <w:t>No</w:t>
            </w:r>
          </w:p>
        </w:tc>
        <w:tc>
          <w:tcPr>
            <w:tcW w:w="885" w:type="dxa"/>
            <w:shd w:val="clear" w:color="auto" w:fill="C5E0B3"/>
          </w:tcPr>
          <w:p w14:paraId="000003DC" w14:textId="77777777" w:rsidR="007D10DD" w:rsidRDefault="00000000">
            <w:r>
              <w:t>Yes</w:t>
            </w:r>
          </w:p>
        </w:tc>
        <w:tc>
          <w:tcPr>
            <w:tcW w:w="2467" w:type="dxa"/>
            <w:shd w:val="clear" w:color="auto" w:fill="auto"/>
          </w:tcPr>
          <w:p w14:paraId="000003DD" w14:textId="77777777" w:rsidR="007D10DD" w:rsidRDefault="00000000">
            <w:r>
              <w:t>2012—2018</w:t>
            </w:r>
          </w:p>
        </w:tc>
        <w:tc>
          <w:tcPr>
            <w:tcW w:w="1688" w:type="dxa"/>
            <w:shd w:val="clear" w:color="auto" w:fill="auto"/>
          </w:tcPr>
          <w:p w14:paraId="000003DE" w14:textId="77777777" w:rsidR="007D10DD" w:rsidRDefault="00000000">
            <w:r>
              <w:t>$1M</w:t>
            </w:r>
          </w:p>
        </w:tc>
      </w:tr>
      <w:tr w:rsidR="007D10DD" w14:paraId="56AB6BF6" w14:textId="77777777">
        <w:tc>
          <w:tcPr>
            <w:tcW w:w="625" w:type="dxa"/>
            <w:vAlign w:val="bottom"/>
          </w:tcPr>
          <w:p w14:paraId="000003DF" w14:textId="77777777" w:rsidR="007D10DD" w:rsidRDefault="00000000">
            <w:r>
              <w:t>99</w:t>
            </w:r>
          </w:p>
        </w:tc>
        <w:tc>
          <w:tcPr>
            <w:tcW w:w="1980" w:type="dxa"/>
          </w:tcPr>
          <w:p w14:paraId="000003E0" w14:textId="77777777" w:rsidR="007D10DD" w:rsidRDefault="00000000">
            <w:r>
              <w:t>UN Lebanon Recovery MPTF</w:t>
            </w:r>
          </w:p>
        </w:tc>
        <w:tc>
          <w:tcPr>
            <w:tcW w:w="1170" w:type="dxa"/>
          </w:tcPr>
          <w:p w14:paraId="000003E1" w14:textId="77777777" w:rsidR="007D10DD" w:rsidRDefault="00000000">
            <w:r>
              <w:t>No</w:t>
            </w:r>
          </w:p>
        </w:tc>
        <w:tc>
          <w:tcPr>
            <w:tcW w:w="990" w:type="dxa"/>
          </w:tcPr>
          <w:p w14:paraId="000003E2" w14:textId="77777777" w:rsidR="007D10DD" w:rsidRDefault="00000000">
            <w:r>
              <w:t>No</w:t>
            </w:r>
          </w:p>
        </w:tc>
        <w:tc>
          <w:tcPr>
            <w:tcW w:w="885" w:type="dxa"/>
            <w:shd w:val="clear" w:color="auto" w:fill="C5E0B3"/>
          </w:tcPr>
          <w:p w14:paraId="000003E3" w14:textId="77777777" w:rsidR="007D10DD" w:rsidRDefault="00000000">
            <w:r>
              <w:t>Yes</w:t>
            </w:r>
          </w:p>
        </w:tc>
        <w:tc>
          <w:tcPr>
            <w:tcW w:w="2467" w:type="dxa"/>
            <w:shd w:val="clear" w:color="auto" w:fill="auto"/>
          </w:tcPr>
          <w:p w14:paraId="000003E4" w14:textId="77777777" w:rsidR="007D10DD" w:rsidRDefault="00000000">
            <w:r>
              <w:t>2007—2021</w:t>
            </w:r>
          </w:p>
        </w:tc>
        <w:tc>
          <w:tcPr>
            <w:tcW w:w="1688" w:type="dxa"/>
            <w:shd w:val="clear" w:color="auto" w:fill="auto"/>
          </w:tcPr>
          <w:p w14:paraId="000003E5" w14:textId="77777777" w:rsidR="007D10DD" w:rsidRDefault="00000000">
            <w:r>
              <w:t>$62M</w:t>
            </w:r>
          </w:p>
        </w:tc>
      </w:tr>
      <w:tr w:rsidR="007D10DD" w14:paraId="0959A5F2" w14:textId="77777777">
        <w:tc>
          <w:tcPr>
            <w:tcW w:w="625" w:type="dxa"/>
            <w:vAlign w:val="bottom"/>
          </w:tcPr>
          <w:p w14:paraId="000003E6" w14:textId="77777777" w:rsidR="007D10DD" w:rsidRDefault="00000000">
            <w:r>
              <w:t>100</w:t>
            </w:r>
          </w:p>
        </w:tc>
        <w:tc>
          <w:tcPr>
            <w:tcW w:w="1980" w:type="dxa"/>
          </w:tcPr>
          <w:p w14:paraId="000003E7" w14:textId="77777777" w:rsidR="007D10DD" w:rsidRDefault="00000000">
            <w:r>
              <w:t>UN Libyan Electricity Stabilization Joint Program</w:t>
            </w:r>
          </w:p>
        </w:tc>
        <w:tc>
          <w:tcPr>
            <w:tcW w:w="1170" w:type="dxa"/>
          </w:tcPr>
          <w:p w14:paraId="000003E8" w14:textId="77777777" w:rsidR="007D10DD" w:rsidRDefault="00000000">
            <w:r>
              <w:t>No</w:t>
            </w:r>
          </w:p>
        </w:tc>
        <w:tc>
          <w:tcPr>
            <w:tcW w:w="990" w:type="dxa"/>
          </w:tcPr>
          <w:p w14:paraId="000003E9" w14:textId="77777777" w:rsidR="007D10DD" w:rsidRDefault="00000000">
            <w:r>
              <w:t>No</w:t>
            </w:r>
          </w:p>
        </w:tc>
        <w:tc>
          <w:tcPr>
            <w:tcW w:w="885" w:type="dxa"/>
            <w:shd w:val="clear" w:color="auto" w:fill="C5E0B3"/>
          </w:tcPr>
          <w:p w14:paraId="000003EA" w14:textId="77777777" w:rsidR="007D10DD" w:rsidRDefault="00000000">
            <w:r>
              <w:t>Yes</w:t>
            </w:r>
          </w:p>
        </w:tc>
        <w:tc>
          <w:tcPr>
            <w:tcW w:w="2467" w:type="dxa"/>
            <w:shd w:val="clear" w:color="auto" w:fill="auto"/>
          </w:tcPr>
          <w:p w14:paraId="000003EB" w14:textId="77777777" w:rsidR="007D10DD" w:rsidRDefault="00000000">
            <w:r>
              <w:t>2021</w:t>
            </w:r>
          </w:p>
        </w:tc>
        <w:tc>
          <w:tcPr>
            <w:tcW w:w="1688" w:type="dxa"/>
            <w:shd w:val="clear" w:color="auto" w:fill="auto"/>
          </w:tcPr>
          <w:p w14:paraId="000003EC" w14:textId="77777777" w:rsidR="007D10DD" w:rsidRDefault="00000000">
            <w:r>
              <w:t>&lt;$1M</w:t>
            </w:r>
          </w:p>
        </w:tc>
      </w:tr>
      <w:tr w:rsidR="007D10DD" w14:paraId="4F3FE5C4" w14:textId="77777777">
        <w:tc>
          <w:tcPr>
            <w:tcW w:w="625" w:type="dxa"/>
            <w:vAlign w:val="bottom"/>
          </w:tcPr>
          <w:p w14:paraId="000003ED" w14:textId="77777777" w:rsidR="007D10DD" w:rsidRDefault="00000000">
            <w:r>
              <w:t>101</w:t>
            </w:r>
          </w:p>
        </w:tc>
        <w:tc>
          <w:tcPr>
            <w:tcW w:w="1980" w:type="dxa"/>
          </w:tcPr>
          <w:p w14:paraId="000003EE" w14:textId="77777777" w:rsidR="007D10DD" w:rsidRDefault="00000000">
            <w:r>
              <w:t>UN Libya No Children Joint Program</w:t>
            </w:r>
          </w:p>
        </w:tc>
        <w:tc>
          <w:tcPr>
            <w:tcW w:w="1170" w:type="dxa"/>
          </w:tcPr>
          <w:p w14:paraId="000003EF" w14:textId="77777777" w:rsidR="007D10DD" w:rsidRDefault="00000000">
            <w:r>
              <w:t>No</w:t>
            </w:r>
          </w:p>
        </w:tc>
        <w:tc>
          <w:tcPr>
            <w:tcW w:w="990" w:type="dxa"/>
          </w:tcPr>
          <w:p w14:paraId="000003F0" w14:textId="77777777" w:rsidR="007D10DD" w:rsidRDefault="00000000">
            <w:r>
              <w:t>No</w:t>
            </w:r>
          </w:p>
        </w:tc>
        <w:tc>
          <w:tcPr>
            <w:tcW w:w="885" w:type="dxa"/>
            <w:shd w:val="clear" w:color="auto" w:fill="C5E0B3"/>
          </w:tcPr>
          <w:p w14:paraId="000003F1" w14:textId="77777777" w:rsidR="007D10DD" w:rsidRDefault="00000000">
            <w:r>
              <w:t>Yes</w:t>
            </w:r>
          </w:p>
        </w:tc>
        <w:tc>
          <w:tcPr>
            <w:tcW w:w="2467" w:type="dxa"/>
            <w:shd w:val="clear" w:color="auto" w:fill="auto"/>
          </w:tcPr>
          <w:p w14:paraId="000003F2" w14:textId="77777777" w:rsidR="007D10DD" w:rsidRDefault="00000000">
            <w:r>
              <w:t>2021</w:t>
            </w:r>
          </w:p>
        </w:tc>
        <w:tc>
          <w:tcPr>
            <w:tcW w:w="1688" w:type="dxa"/>
            <w:shd w:val="clear" w:color="auto" w:fill="auto"/>
          </w:tcPr>
          <w:p w14:paraId="000003F3" w14:textId="77777777" w:rsidR="007D10DD" w:rsidRDefault="00000000">
            <w:r>
              <w:t>$3M</w:t>
            </w:r>
          </w:p>
        </w:tc>
      </w:tr>
      <w:tr w:rsidR="007D10DD" w14:paraId="615E7A86" w14:textId="77777777">
        <w:tc>
          <w:tcPr>
            <w:tcW w:w="625" w:type="dxa"/>
            <w:vAlign w:val="bottom"/>
          </w:tcPr>
          <w:p w14:paraId="000003F4" w14:textId="77777777" w:rsidR="007D10DD" w:rsidRDefault="00000000">
            <w:r>
              <w:t>102</w:t>
            </w:r>
          </w:p>
        </w:tc>
        <w:tc>
          <w:tcPr>
            <w:tcW w:w="1980" w:type="dxa"/>
          </w:tcPr>
          <w:p w14:paraId="000003F5" w14:textId="77777777" w:rsidR="007D10DD" w:rsidRDefault="00000000">
            <w:r>
              <w:t>UN Libya Recovery MPTF</w:t>
            </w:r>
          </w:p>
        </w:tc>
        <w:tc>
          <w:tcPr>
            <w:tcW w:w="1170" w:type="dxa"/>
          </w:tcPr>
          <w:p w14:paraId="000003F6" w14:textId="77777777" w:rsidR="007D10DD" w:rsidRDefault="00000000">
            <w:r>
              <w:t>No</w:t>
            </w:r>
          </w:p>
        </w:tc>
        <w:tc>
          <w:tcPr>
            <w:tcW w:w="990" w:type="dxa"/>
          </w:tcPr>
          <w:p w14:paraId="000003F7" w14:textId="77777777" w:rsidR="007D10DD" w:rsidRDefault="00000000">
            <w:r>
              <w:t>No</w:t>
            </w:r>
          </w:p>
        </w:tc>
        <w:tc>
          <w:tcPr>
            <w:tcW w:w="885" w:type="dxa"/>
            <w:shd w:val="clear" w:color="auto" w:fill="C5E0B3"/>
          </w:tcPr>
          <w:p w14:paraId="000003F8" w14:textId="77777777" w:rsidR="007D10DD" w:rsidRDefault="00000000">
            <w:r>
              <w:t>Yes</w:t>
            </w:r>
          </w:p>
        </w:tc>
        <w:tc>
          <w:tcPr>
            <w:tcW w:w="2467" w:type="dxa"/>
            <w:shd w:val="clear" w:color="auto" w:fill="auto"/>
          </w:tcPr>
          <w:p w14:paraId="000003F9" w14:textId="77777777" w:rsidR="007D10DD" w:rsidRDefault="00000000">
            <w:r>
              <w:t>2012—202</w:t>
            </w:r>
          </w:p>
        </w:tc>
        <w:tc>
          <w:tcPr>
            <w:tcW w:w="1688" w:type="dxa"/>
            <w:shd w:val="clear" w:color="auto" w:fill="auto"/>
          </w:tcPr>
          <w:p w14:paraId="000003FA" w14:textId="77777777" w:rsidR="007D10DD" w:rsidRDefault="00000000">
            <w:r>
              <w:t>$6M</w:t>
            </w:r>
          </w:p>
        </w:tc>
      </w:tr>
      <w:tr w:rsidR="007D10DD" w14:paraId="008F5D38" w14:textId="77777777">
        <w:tc>
          <w:tcPr>
            <w:tcW w:w="625" w:type="dxa"/>
            <w:vAlign w:val="bottom"/>
          </w:tcPr>
          <w:p w14:paraId="000003FB" w14:textId="77777777" w:rsidR="007D10DD" w:rsidRDefault="00000000">
            <w:r>
              <w:t>103</w:t>
            </w:r>
          </w:p>
        </w:tc>
        <w:tc>
          <w:tcPr>
            <w:tcW w:w="1980" w:type="dxa"/>
          </w:tcPr>
          <w:p w14:paraId="000003FC" w14:textId="77777777" w:rsidR="007D10DD" w:rsidRPr="005967F4" w:rsidRDefault="00000000">
            <w:pPr>
              <w:rPr>
                <w:lang w:val="fr-FR"/>
              </w:rPr>
            </w:pPr>
            <w:r w:rsidRPr="005967F4">
              <w:rPr>
                <w:lang w:val="fr-FR"/>
              </w:rPr>
              <w:t>UN Mali Agro Joint Program</w:t>
            </w:r>
          </w:p>
        </w:tc>
        <w:tc>
          <w:tcPr>
            <w:tcW w:w="1170" w:type="dxa"/>
          </w:tcPr>
          <w:p w14:paraId="000003FD" w14:textId="77777777" w:rsidR="007D10DD" w:rsidRDefault="00000000">
            <w:r>
              <w:t>No</w:t>
            </w:r>
          </w:p>
        </w:tc>
        <w:tc>
          <w:tcPr>
            <w:tcW w:w="990" w:type="dxa"/>
          </w:tcPr>
          <w:p w14:paraId="000003FE" w14:textId="77777777" w:rsidR="007D10DD" w:rsidRDefault="00000000">
            <w:r>
              <w:t>No</w:t>
            </w:r>
          </w:p>
        </w:tc>
        <w:tc>
          <w:tcPr>
            <w:tcW w:w="885" w:type="dxa"/>
            <w:shd w:val="clear" w:color="auto" w:fill="C5E0B3"/>
          </w:tcPr>
          <w:p w14:paraId="000003FF" w14:textId="77777777" w:rsidR="007D10DD" w:rsidRDefault="00000000">
            <w:r>
              <w:t>Yes</w:t>
            </w:r>
          </w:p>
        </w:tc>
        <w:tc>
          <w:tcPr>
            <w:tcW w:w="2467" w:type="dxa"/>
            <w:shd w:val="clear" w:color="auto" w:fill="auto"/>
          </w:tcPr>
          <w:p w14:paraId="00000400" w14:textId="77777777" w:rsidR="007D10DD" w:rsidRDefault="00000000">
            <w:r>
              <w:t>2013—2015</w:t>
            </w:r>
          </w:p>
        </w:tc>
        <w:tc>
          <w:tcPr>
            <w:tcW w:w="1688" w:type="dxa"/>
            <w:shd w:val="clear" w:color="auto" w:fill="auto"/>
          </w:tcPr>
          <w:p w14:paraId="00000401" w14:textId="77777777" w:rsidR="007D10DD" w:rsidRDefault="00000000">
            <w:r>
              <w:t>&lt;$1M</w:t>
            </w:r>
          </w:p>
        </w:tc>
      </w:tr>
      <w:tr w:rsidR="007D10DD" w14:paraId="16F7EE76" w14:textId="77777777">
        <w:tc>
          <w:tcPr>
            <w:tcW w:w="625" w:type="dxa"/>
            <w:vAlign w:val="bottom"/>
          </w:tcPr>
          <w:p w14:paraId="00000402" w14:textId="77777777" w:rsidR="007D10DD" w:rsidRDefault="00000000">
            <w:r>
              <w:t>104</w:t>
            </w:r>
          </w:p>
        </w:tc>
        <w:tc>
          <w:tcPr>
            <w:tcW w:w="1980" w:type="dxa"/>
          </w:tcPr>
          <w:p w14:paraId="00000403" w14:textId="77777777" w:rsidR="007D10DD" w:rsidRDefault="00000000">
            <w:r>
              <w:t>UN Mali Climate MPTF</w:t>
            </w:r>
          </w:p>
        </w:tc>
        <w:tc>
          <w:tcPr>
            <w:tcW w:w="1170" w:type="dxa"/>
          </w:tcPr>
          <w:p w14:paraId="00000404" w14:textId="77777777" w:rsidR="007D10DD" w:rsidRDefault="00000000">
            <w:r>
              <w:t>No</w:t>
            </w:r>
          </w:p>
        </w:tc>
        <w:tc>
          <w:tcPr>
            <w:tcW w:w="990" w:type="dxa"/>
          </w:tcPr>
          <w:p w14:paraId="00000405" w14:textId="77777777" w:rsidR="007D10DD" w:rsidRDefault="00000000">
            <w:r>
              <w:t>No</w:t>
            </w:r>
          </w:p>
        </w:tc>
        <w:tc>
          <w:tcPr>
            <w:tcW w:w="885" w:type="dxa"/>
            <w:shd w:val="clear" w:color="auto" w:fill="C5E0B3"/>
          </w:tcPr>
          <w:p w14:paraId="00000406" w14:textId="77777777" w:rsidR="007D10DD" w:rsidRDefault="00000000">
            <w:r>
              <w:t>Yes</w:t>
            </w:r>
          </w:p>
        </w:tc>
        <w:tc>
          <w:tcPr>
            <w:tcW w:w="2467" w:type="dxa"/>
            <w:shd w:val="clear" w:color="auto" w:fill="auto"/>
          </w:tcPr>
          <w:p w14:paraId="00000407" w14:textId="77777777" w:rsidR="007D10DD" w:rsidRDefault="00000000">
            <w:r>
              <w:t>2014—2021</w:t>
            </w:r>
          </w:p>
        </w:tc>
        <w:tc>
          <w:tcPr>
            <w:tcW w:w="1688" w:type="dxa"/>
            <w:shd w:val="clear" w:color="auto" w:fill="auto"/>
          </w:tcPr>
          <w:p w14:paraId="00000408" w14:textId="77777777" w:rsidR="007D10DD" w:rsidRDefault="00000000">
            <w:r>
              <w:t>$33M</w:t>
            </w:r>
          </w:p>
        </w:tc>
      </w:tr>
      <w:tr w:rsidR="007D10DD" w14:paraId="4083D26D" w14:textId="77777777">
        <w:tc>
          <w:tcPr>
            <w:tcW w:w="625" w:type="dxa"/>
            <w:vAlign w:val="bottom"/>
          </w:tcPr>
          <w:p w14:paraId="00000409" w14:textId="77777777" w:rsidR="007D10DD" w:rsidRDefault="00000000">
            <w:r>
              <w:t>105</w:t>
            </w:r>
          </w:p>
        </w:tc>
        <w:tc>
          <w:tcPr>
            <w:tcW w:w="1980" w:type="dxa"/>
          </w:tcPr>
          <w:p w14:paraId="0000040A" w14:textId="77777777" w:rsidR="007D10DD" w:rsidRDefault="00000000">
            <w:r>
              <w:t>UN Mali Stabilization MPTF</w:t>
            </w:r>
          </w:p>
        </w:tc>
        <w:tc>
          <w:tcPr>
            <w:tcW w:w="1170" w:type="dxa"/>
          </w:tcPr>
          <w:p w14:paraId="0000040B" w14:textId="77777777" w:rsidR="007D10DD" w:rsidRDefault="00000000">
            <w:r>
              <w:t>No</w:t>
            </w:r>
          </w:p>
        </w:tc>
        <w:tc>
          <w:tcPr>
            <w:tcW w:w="990" w:type="dxa"/>
          </w:tcPr>
          <w:p w14:paraId="0000040C" w14:textId="77777777" w:rsidR="007D10DD" w:rsidRDefault="00000000">
            <w:r>
              <w:t>No</w:t>
            </w:r>
          </w:p>
        </w:tc>
        <w:tc>
          <w:tcPr>
            <w:tcW w:w="885" w:type="dxa"/>
            <w:shd w:val="clear" w:color="auto" w:fill="C5E0B3"/>
          </w:tcPr>
          <w:p w14:paraId="0000040D" w14:textId="77777777" w:rsidR="007D10DD" w:rsidRDefault="00000000">
            <w:r>
              <w:t>Yes</w:t>
            </w:r>
          </w:p>
        </w:tc>
        <w:tc>
          <w:tcPr>
            <w:tcW w:w="2467" w:type="dxa"/>
            <w:shd w:val="clear" w:color="auto" w:fill="auto"/>
          </w:tcPr>
          <w:p w14:paraId="0000040E" w14:textId="77777777" w:rsidR="007D10DD" w:rsidRDefault="00000000">
            <w:r>
              <w:t>2013—2019</w:t>
            </w:r>
          </w:p>
        </w:tc>
        <w:tc>
          <w:tcPr>
            <w:tcW w:w="1688" w:type="dxa"/>
            <w:shd w:val="clear" w:color="auto" w:fill="auto"/>
          </w:tcPr>
          <w:p w14:paraId="0000040F" w14:textId="77777777" w:rsidR="007D10DD" w:rsidRDefault="00000000">
            <w:r>
              <w:t>$42M</w:t>
            </w:r>
          </w:p>
        </w:tc>
      </w:tr>
      <w:tr w:rsidR="007D10DD" w14:paraId="1C2C6F5D" w14:textId="77777777">
        <w:tc>
          <w:tcPr>
            <w:tcW w:w="625" w:type="dxa"/>
            <w:vAlign w:val="bottom"/>
          </w:tcPr>
          <w:p w14:paraId="00000410" w14:textId="77777777" w:rsidR="007D10DD" w:rsidRDefault="00000000">
            <w:r>
              <w:t>106</w:t>
            </w:r>
          </w:p>
        </w:tc>
        <w:tc>
          <w:tcPr>
            <w:tcW w:w="1980" w:type="dxa"/>
          </w:tcPr>
          <w:p w14:paraId="00000411" w14:textId="77777777" w:rsidR="007D10DD" w:rsidRDefault="00000000">
            <w:r>
              <w:t xml:space="preserve">UN Myanmar Women’s </w:t>
            </w:r>
            <w:r>
              <w:lastRenderedPageBreak/>
              <w:t>Empowerment MPTF</w:t>
            </w:r>
          </w:p>
        </w:tc>
        <w:tc>
          <w:tcPr>
            <w:tcW w:w="1170" w:type="dxa"/>
          </w:tcPr>
          <w:p w14:paraId="00000412" w14:textId="77777777" w:rsidR="007D10DD" w:rsidRDefault="00000000">
            <w:r>
              <w:lastRenderedPageBreak/>
              <w:t>No</w:t>
            </w:r>
          </w:p>
        </w:tc>
        <w:tc>
          <w:tcPr>
            <w:tcW w:w="990" w:type="dxa"/>
          </w:tcPr>
          <w:p w14:paraId="00000413" w14:textId="77777777" w:rsidR="007D10DD" w:rsidRDefault="00000000">
            <w:r>
              <w:t>No</w:t>
            </w:r>
          </w:p>
        </w:tc>
        <w:tc>
          <w:tcPr>
            <w:tcW w:w="885" w:type="dxa"/>
            <w:shd w:val="clear" w:color="auto" w:fill="C5E0B3"/>
          </w:tcPr>
          <w:p w14:paraId="00000414" w14:textId="77777777" w:rsidR="007D10DD" w:rsidRDefault="00000000">
            <w:r>
              <w:t>Yes</w:t>
            </w:r>
          </w:p>
        </w:tc>
        <w:tc>
          <w:tcPr>
            <w:tcW w:w="2467" w:type="dxa"/>
            <w:shd w:val="clear" w:color="auto" w:fill="auto"/>
          </w:tcPr>
          <w:p w14:paraId="00000415" w14:textId="77777777" w:rsidR="007D10DD" w:rsidRDefault="00000000">
            <w:r>
              <w:t>2019—2021</w:t>
            </w:r>
          </w:p>
        </w:tc>
        <w:tc>
          <w:tcPr>
            <w:tcW w:w="1688" w:type="dxa"/>
            <w:shd w:val="clear" w:color="auto" w:fill="auto"/>
          </w:tcPr>
          <w:p w14:paraId="00000416" w14:textId="77777777" w:rsidR="007D10DD" w:rsidRDefault="00000000">
            <w:r>
              <w:t>$14M</w:t>
            </w:r>
          </w:p>
        </w:tc>
      </w:tr>
      <w:tr w:rsidR="007D10DD" w14:paraId="6FB8F0CA" w14:textId="77777777">
        <w:tc>
          <w:tcPr>
            <w:tcW w:w="625" w:type="dxa"/>
            <w:vAlign w:val="bottom"/>
          </w:tcPr>
          <w:p w14:paraId="00000417" w14:textId="77777777" w:rsidR="007D10DD" w:rsidRDefault="00000000">
            <w:r>
              <w:t>107</w:t>
            </w:r>
          </w:p>
        </w:tc>
        <w:tc>
          <w:tcPr>
            <w:tcW w:w="1980" w:type="dxa"/>
          </w:tcPr>
          <w:p w14:paraId="00000418" w14:textId="77777777" w:rsidR="007D10DD" w:rsidRPr="005967F4" w:rsidRDefault="00000000">
            <w:pPr>
              <w:rPr>
                <w:lang w:val="fr-FR"/>
              </w:rPr>
            </w:pPr>
            <w:r w:rsidRPr="005967F4">
              <w:rPr>
                <w:lang w:val="fr-FR"/>
              </w:rPr>
              <w:t xml:space="preserve">UN </w:t>
            </w:r>
            <w:proofErr w:type="spellStart"/>
            <w:r w:rsidRPr="005967F4">
              <w:rPr>
                <w:lang w:val="fr-FR"/>
              </w:rPr>
              <w:t>Nepal</w:t>
            </w:r>
            <w:proofErr w:type="spellEnd"/>
            <w:r w:rsidRPr="005967F4">
              <w:rPr>
                <w:lang w:val="fr-FR"/>
              </w:rPr>
              <w:t xml:space="preserve"> LGCDP Joint Program</w:t>
            </w:r>
          </w:p>
        </w:tc>
        <w:tc>
          <w:tcPr>
            <w:tcW w:w="1170" w:type="dxa"/>
          </w:tcPr>
          <w:p w14:paraId="00000419" w14:textId="77777777" w:rsidR="007D10DD" w:rsidRDefault="00000000">
            <w:r>
              <w:t>No</w:t>
            </w:r>
          </w:p>
        </w:tc>
        <w:tc>
          <w:tcPr>
            <w:tcW w:w="990" w:type="dxa"/>
          </w:tcPr>
          <w:p w14:paraId="0000041A" w14:textId="77777777" w:rsidR="007D10DD" w:rsidRDefault="00000000">
            <w:r>
              <w:t>No</w:t>
            </w:r>
          </w:p>
        </w:tc>
        <w:tc>
          <w:tcPr>
            <w:tcW w:w="885" w:type="dxa"/>
            <w:shd w:val="clear" w:color="auto" w:fill="C5E0B3"/>
          </w:tcPr>
          <w:p w14:paraId="0000041B" w14:textId="77777777" w:rsidR="007D10DD" w:rsidRDefault="00000000">
            <w:r>
              <w:t>Yes</w:t>
            </w:r>
          </w:p>
        </w:tc>
        <w:tc>
          <w:tcPr>
            <w:tcW w:w="2467" w:type="dxa"/>
            <w:shd w:val="clear" w:color="auto" w:fill="auto"/>
          </w:tcPr>
          <w:p w14:paraId="0000041C" w14:textId="77777777" w:rsidR="007D10DD" w:rsidRDefault="00000000">
            <w:r>
              <w:t>2010</w:t>
            </w:r>
          </w:p>
        </w:tc>
        <w:tc>
          <w:tcPr>
            <w:tcW w:w="1688" w:type="dxa"/>
            <w:shd w:val="clear" w:color="auto" w:fill="auto"/>
          </w:tcPr>
          <w:p w14:paraId="0000041D" w14:textId="77777777" w:rsidR="007D10DD" w:rsidRDefault="00000000">
            <w:r>
              <w:t>$6M</w:t>
            </w:r>
          </w:p>
        </w:tc>
      </w:tr>
      <w:tr w:rsidR="007D10DD" w14:paraId="24FA6374" w14:textId="77777777">
        <w:tc>
          <w:tcPr>
            <w:tcW w:w="625" w:type="dxa"/>
            <w:vAlign w:val="bottom"/>
          </w:tcPr>
          <w:p w14:paraId="0000041E" w14:textId="77777777" w:rsidR="007D10DD" w:rsidRDefault="00000000">
            <w:r>
              <w:t>108</w:t>
            </w:r>
          </w:p>
        </w:tc>
        <w:tc>
          <w:tcPr>
            <w:tcW w:w="1980" w:type="dxa"/>
          </w:tcPr>
          <w:p w14:paraId="0000041F" w14:textId="77777777" w:rsidR="007D10DD" w:rsidRDefault="00000000">
            <w:r>
              <w:t>UN Nepal Peace MPTF</w:t>
            </w:r>
          </w:p>
        </w:tc>
        <w:tc>
          <w:tcPr>
            <w:tcW w:w="1170" w:type="dxa"/>
          </w:tcPr>
          <w:p w14:paraId="00000420" w14:textId="77777777" w:rsidR="007D10DD" w:rsidRDefault="00000000">
            <w:r>
              <w:t>No</w:t>
            </w:r>
          </w:p>
        </w:tc>
        <w:tc>
          <w:tcPr>
            <w:tcW w:w="990" w:type="dxa"/>
          </w:tcPr>
          <w:p w14:paraId="00000421" w14:textId="77777777" w:rsidR="007D10DD" w:rsidRDefault="00000000">
            <w:r>
              <w:t>No</w:t>
            </w:r>
          </w:p>
        </w:tc>
        <w:tc>
          <w:tcPr>
            <w:tcW w:w="885" w:type="dxa"/>
            <w:shd w:val="clear" w:color="auto" w:fill="C5E0B3"/>
          </w:tcPr>
          <w:p w14:paraId="00000422" w14:textId="77777777" w:rsidR="007D10DD" w:rsidRDefault="00000000">
            <w:r>
              <w:t>Yes</w:t>
            </w:r>
          </w:p>
        </w:tc>
        <w:tc>
          <w:tcPr>
            <w:tcW w:w="2467" w:type="dxa"/>
            <w:shd w:val="clear" w:color="auto" w:fill="auto"/>
          </w:tcPr>
          <w:p w14:paraId="00000423" w14:textId="77777777" w:rsidR="007D10DD" w:rsidRDefault="00000000">
            <w:r>
              <w:t>2007—2010</w:t>
            </w:r>
          </w:p>
        </w:tc>
        <w:tc>
          <w:tcPr>
            <w:tcW w:w="1688" w:type="dxa"/>
            <w:shd w:val="clear" w:color="auto" w:fill="auto"/>
          </w:tcPr>
          <w:p w14:paraId="00000424" w14:textId="77777777" w:rsidR="007D10DD" w:rsidRDefault="00000000">
            <w:r>
              <w:t>$20M</w:t>
            </w:r>
          </w:p>
        </w:tc>
      </w:tr>
      <w:tr w:rsidR="007D10DD" w14:paraId="34C62C89" w14:textId="77777777">
        <w:tc>
          <w:tcPr>
            <w:tcW w:w="625" w:type="dxa"/>
            <w:vAlign w:val="bottom"/>
          </w:tcPr>
          <w:p w14:paraId="00000425" w14:textId="77777777" w:rsidR="007D10DD" w:rsidRDefault="00000000">
            <w:r>
              <w:t>109</w:t>
            </w:r>
          </w:p>
        </w:tc>
        <w:tc>
          <w:tcPr>
            <w:tcW w:w="1980" w:type="dxa"/>
          </w:tcPr>
          <w:p w14:paraId="00000426" w14:textId="77777777" w:rsidR="007D10DD" w:rsidRDefault="00000000">
            <w:r>
              <w:t>UN Delivering as One Funding Window</w:t>
            </w:r>
          </w:p>
        </w:tc>
        <w:tc>
          <w:tcPr>
            <w:tcW w:w="1170" w:type="dxa"/>
          </w:tcPr>
          <w:p w14:paraId="00000427" w14:textId="77777777" w:rsidR="007D10DD" w:rsidRDefault="00000000">
            <w:r>
              <w:t>No</w:t>
            </w:r>
          </w:p>
        </w:tc>
        <w:tc>
          <w:tcPr>
            <w:tcW w:w="990" w:type="dxa"/>
          </w:tcPr>
          <w:p w14:paraId="00000428" w14:textId="77777777" w:rsidR="007D10DD" w:rsidRDefault="00000000">
            <w:r>
              <w:t>No</w:t>
            </w:r>
          </w:p>
        </w:tc>
        <w:tc>
          <w:tcPr>
            <w:tcW w:w="885" w:type="dxa"/>
            <w:shd w:val="clear" w:color="auto" w:fill="C5E0B3"/>
          </w:tcPr>
          <w:p w14:paraId="00000429" w14:textId="77777777" w:rsidR="007D10DD" w:rsidRDefault="00000000">
            <w:r>
              <w:t>Yes</w:t>
            </w:r>
          </w:p>
        </w:tc>
        <w:tc>
          <w:tcPr>
            <w:tcW w:w="2467" w:type="dxa"/>
            <w:shd w:val="clear" w:color="auto" w:fill="auto"/>
          </w:tcPr>
          <w:p w14:paraId="0000042A" w14:textId="77777777" w:rsidR="007D10DD" w:rsidRDefault="00000000">
            <w:r>
              <w:t>2009—2012</w:t>
            </w:r>
          </w:p>
        </w:tc>
        <w:tc>
          <w:tcPr>
            <w:tcW w:w="1688" w:type="dxa"/>
            <w:shd w:val="clear" w:color="auto" w:fill="auto"/>
          </w:tcPr>
          <w:p w14:paraId="0000042B" w14:textId="77777777" w:rsidR="007D10DD" w:rsidRDefault="00000000">
            <w:r>
              <w:t>$26M</w:t>
            </w:r>
          </w:p>
        </w:tc>
      </w:tr>
      <w:tr w:rsidR="007D10DD" w14:paraId="31A763FB" w14:textId="77777777">
        <w:tc>
          <w:tcPr>
            <w:tcW w:w="625" w:type="dxa"/>
            <w:vAlign w:val="bottom"/>
          </w:tcPr>
          <w:p w14:paraId="0000042C" w14:textId="77777777" w:rsidR="007D10DD" w:rsidRDefault="00000000">
            <w:r>
              <w:t>110</w:t>
            </w:r>
          </w:p>
        </w:tc>
        <w:tc>
          <w:tcPr>
            <w:tcW w:w="1980" w:type="dxa"/>
          </w:tcPr>
          <w:p w14:paraId="0000042D" w14:textId="77777777" w:rsidR="007D10DD" w:rsidRDefault="00000000">
            <w:r>
              <w:t>UN Migration MPTF</w:t>
            </w:r>
          </w:p>
        </w:tc>
        <w:tc>
          <w:tcPr>
            <w:tcW w:w="1170" w:type="dxa"/>
          </w:tcPr>
          <w:p w14:paraId="0000042E" w14:textId="77777777" w:rsidR="007D10DD" w:rsidRDefault="00000000">
            <w:r>
              <w:t>No</w:t>
            </w:r>
          </w:p>
        </w:tc>
        <w:tc>
          <w:tcPr>
            <w:tcW w:w="990" w:type="dxa"/>
          </w:tcPr>
          <w:p w14:paraId="0000042F" w14:textId="77777777" w:rsidR="007D10DD" w:rsidRDefault="00000000">
            <w:r>
              <w:t>No</w:t>
            </w:r>
          </w:p>
        </w:tc>
        <w:tc>
          <w:tcPr>
            <w:tcW w:w="885" w:type="dxa"/>
            <w:shd w:val="clear" w:color="auto" w:fill="C5E0B3"/>
          </w:tcPr>
          <w:p w14:paraId="00000430" w14:textId="77777777" w:rsidR="007D10DD" w:rsidRDefault="00000000">
            <w:r>
              <w:t>Yes</w:t>
            </w:r>
          </w:p>
        </w:tc>
        <w:tc>
          <w:tcPr>
            <w:tcW w:w="2467" w:type="dxa"/>
            <w:shd w:val="clear" w:color="auto" w:fill="auto"/>
          </w:tcPr>
          <w:p w14:paraId="00000431" w14:textId="77777777" w:rsidR="007D10DD" w:rsidRDefault="00000000">
            <w:r>
              <w:t>2020—2021</w:t>
            </w:r>
          </w:p>
        </w:tc>
        <w:tc>
          <w:tcPr>
            <w:tcW w:w="1688" w:type="dxa"/>
            <w:shd w:val="clear" w:color="auto" w:fill="auto"/>
          </w:tcPr>
          <w:p w14:paraId="00000432" w14:textId="77777777" w:rsidR="007D10DD" w:rsidRDefault="00000000">
            <w:r>
              <w:t>&lt;$1M</w:t>
            </w:r>
          </w:p>
        </w:tc>
      </w:tr>
      <w:tr w:rsidR="007D10DD" w14:paraId="7DB35059" w14:textId="77777777">
        <w:tc>
          <w:tcPr>
            <w:tcW w:w="625" w:type="dxa"/>
            <w:vAlign w:val="bottom"/>
          </w:tcPr>
          <w:p w14:paraId="00000433" w14:textId="77777777" w:rsidR="007D10DD" w:rsidRDefault="00000000">
            <w:r>
              <w:t>111</w:t>
            </w:r>
          </w:p>
        </w:tc>
        <w:tc>
          <w:tcPr>
            <w:tcW w:w="1980" w:type="dxa"/>
          </w:tcPr>
          <w:p w14:paraId="00000434" w14:textId="77777777" w:rsidR="007D10DD" w:rsidRDefault="00000000">
            <w:r>
              <w:t>UN Sierra Leone MDTF</w:t>
            </w:r>
          </w:p>
        </w:tc>
        <w:tc>
          <w:tcPr>
            <w:tcW w:w="1170" w:type="dxa"/>
          </w:tcPr>
          <w:p w14:paraId="00000435" w14:textId="77777777" w:rsidR="007D10DD" w:rsidRDefault="00000000">
            <w:r>
              <w:t>No</w:t>
            </w:r>
          </w:p>
        </w:tc>
        <w:tc>
          <w:tcPr>
            <w:tcW w:w="990" w:type="dxa"/>
          </w:tcPr>
          <w:p w14:paraId="00000436" w14:textId="77777777" w:rsidR="007D10DD" w:rsidRDefault="00000000">
            <w:r>
              <w:t>No</w:t>
            </w:r>
          </w:p>
        </w:tc>
        <w:tc>
          <w:tcPr>
            <w:tcW w:w="885" w:type="dxa"/>
            <w:shd w:val="clear" w:color="auto" w:fill="C5E0B3"/>
          </w:tcPr>
          <w:p w14:paraId="00000437" w14:textId="77777777" w:rsidR="007D10DD" w:rsidRDefault="00000000">
            <w:r>
              <w:t>Yes</w:t>
            </w:r>
          </w:p>
        </w:tc>
        <w:tc>
          <w:tcPr>
            <w:tcW w:w="2467" w:type="dxa"/>
            <w:shd w:val="clear" w:color="auto" w:fill="auto"/>
          </w:tcPr>
          <w:p w14:paraId="00000438" w14:textId="77777777" w:rsidR="007D10DD" w:rsidRDefault="00000000">
            <w:r>
              <w:t>2010—2014</w:t>
            </w:r>
          </w:p>
        </w:tc>
        <w:tc>
          <w:tcPr>
            <w:tcW w:w="1688" w:type="dxa"/>
            <w:shd w:val="clear" w:color="auto" w:fill="auto"/>
          </w:tcPr>
          <w:p w14:paraId="00000439" w14:textId="77777777" w:rsidR="007D10DD" w:rsidRDefault="00000000">
            <w:r>
              <w:t>$31M</w:t>
            </w:r>
          </w:p>
        </w:tc>
      </w:tr>
      <w:tr w:rsidR="007D10DD" w14:paraId="631E6110" w14:textId="77777777">
        <w:tc>
          <w:tcPr>
            <w:tcW w:w="625" w:type="dxa"/>
            <w:vAlign w:val="bottom"/>
          </w:tcPr>
          <w:p w14:paraId="0000043A" w14:textId="77777777" w:rsidR="007D10DD" w:rsidRDefault="00000000">
            <w:r>
              <w:t>112</w:t>
            </w:r>
          </w:p>
        </w:tc>
        <w:tc>
          <w:tcPr>
            <w:tcW w:w="1980" w:type="dxa"/>
          </w:tcPr>
          <w:p w14:paraId="0000043B" w14:textId="77777777" w:rsidR="007D10DD" w:rsidRDefault="00000000">
            <w:r>
              <w:t>UN Country Piracy MPTF</w:t>
            </w:r>
          </w:p>
        </w:tc>
        <w:tc>
          <w:tcPr>
            <w:tcW w:w="1170" w:type="dxa"/>
          </w:tcPr>
          <w:p w14:paraId="0000043C" w14:textId="77777777" w:rsidR="007D10DD" w:rsidRDefault="00000000">
            <w:r>
              <w:t>No</w:t>
            </w:r>
          </w:p>
        </w:tc>
        <w:tc>
          <w:tcPr>
            <w:tcW w:w="990" w:type="dxa"/>
          </w:tcPr>
          <w:p w14:paraId="0000043D" w14:textId="77777777" w:rsidR="007D10DD" w:rsidRDefault="00000000">
            <w:r>
              <w:t>No</w:t>
            </w:r>
          </w:p>
        </w:tc>
        <w:tc>
          <w:tcPr>
            <w:tcW w:w="885" w:type="dxa"/>
            <w:shd w:val="clear" w:color="auto" w:fill="C5E0B3"/>
          </w:tcPr>
          <w:p w14:paraId="0000043E" w14:textId="77777777" w:rsidR="007D10DD" w:rsidRDefault="00000000">
            <w:r>
              <w:t>Yes</w:t>
            </w:r>
          </w:p>
        </w:tc>
        <w:tc>
          <w:tcPr>
            <w:tcW w:w="2467" w:type="dxa"/>
            <w:shd w:val="clear" w:color="auto" w:fill="auto"/>
          </w:tcPr>
          <w:p w14:paraId="0000043F" w14:textId="77777777" w:rsidR="007D10DD" w:rsidRDefault="00000000">
            <w:r>
              <w:t>2013—2021</w:t>
            </w:r>
          </w:p>
        </w:tc>
        <w:tc>
          <w:tcPr>
            <w:tcW w:w="1688" w:type="dxa"/>
            <w:shd w:val="clear" w:color="auto" w:fill="auto"/>
          </w:tcPr>
          <w:p w14:paraId="00000440" w14:textId="77777777" w:rsidR="007D10DD" w:rsidRDefault="00000000">
            <w:r>
              <w:t>$12M</w:t>
            </w:r>
          </w:p>
        </w:tc>
      </w:tr>
      <w:tr w:rsidR="007D10DD" w14:paraId="1F7E9109" w14:textId="77777777">
        <w:tc>
          <w:tcPr>
            <w:tcW w:w="625" w:type="dxa"/>
            <w:vAlign w:val="bottom"/>
          </w:tcPr>
          <w:p w14:paraId="00000441" w14:textId="77777777" w:rsidR="007D10DD" w:rsidRDefault="00000000">
            <w:r>
              <w:t>113</w:t>
            </w:r>
          </w:p>
        </w:tc>
        <w:tc>
          <w:tcPr>
            <w:tcW w:w="1980" w:type="dxa"/>
          </w:tcPr>
          <w:p w14:paraId="00000442" w14:textId="77777777" w:rsidR="007D10DD" w:rsidRDefault="00000000">
            <w:r>
              <w:t>UN Somalia Local Government Joint Program</w:t>
            </w:r>
          </w:p>
        </w:tc>
        <w:tc>
          <w:tcPr>
            <w:tcW w:w="1170" w:type="dxa"/>
          </w:tcPr>
          <w:p w14:paraId="00000443" w14:textId="77777777" w:rsidR="007D10DD" w:rsidRDefault="00000000">
            <w:r>
              <w:t>No</w:t>
            </w:r>
          </w:p>
        </w:tc>
        <w:tc>
          <w:tcPr>
            <w:tcW w:w="990" w:type="dxa"/>
          </w:tcPr>
          <w:p w14:paraId="00000444" w14:textId="77777777" w:rsidR="007D10DD" w:rsidRDefault="00000000">
            <w:r>
              <w:t>No</w:t>
            </w:r>
          </w:p>
        </w:tc>
        <w:tc>
          <w:tcPr>
            <w:tcW w:w="885" w:type="dxa"/>
            <w:shd w:val="clear" w:color="auto" w:fill="C5E0B3"/>
          </w:tcPr>
          <w:p w14:paraId="00000445" w14:textId="77777777" w:rsidR="007D10DD" w:rsidRDefault="00000000">
            <w:r>
              <w:t>Yes</w:t>
            </w:r>
          </w:p>
        </w:tc>
        <w:tc>
          <w:tcPr>
            <w:tcW w:w="2467" w:type="dxa"/>
            <w:shd w:val="clear" w:color="auto" w:fill="auto"/>
          </w:tcPr>
          <w:p w14:paraId="00000446" w14:textId="77777777" w:rsidR="007D10DD" w:rsidRDefault="00000000">
            <w:r>
              <w:t>2013—2021</w:t>
            </w:r>
          </w:p>
        </w:tc>
        <w:tc>
          <w:tcPr>
            <w:tcW w:w="1688" w:type="dxa"/>
            <w:shd w:val="clear" w:color="auto" w:fill="auto"/>
          </w:tcPr>
          <w:p w14:paraId="00000447" w14:textId="77777777" w:rsidR="007D10DD" w:rsidRDefault="00000000">
            <w:r>
              <w:t>$43M</w:t>
            </w:r>
          </w:p>
        </w:tc>
      </w:tr>
      <w:tr w:rsidR="007D10DD" w14:paraId="558EC12A" w14:textId="77777777">
        <w:tc>
          <w:tcPr>
            <w:tcW w:w="625" w:type="dxa"/>
            <w:vAlign w:val="bottom"/>
          </w:tcPr>
          <w:p w14:paraId="00000448" w14:textId="77777777" w:rsidR="007D10DD" w:rsidRDefault="00000000">
            <w:r>
              <w:t>114</w:t>
            </w:r>
          </w:p>
        </w:tc>
        <w:tc>
          <w:tcPr>
            <w:tcW w:w="1980" w:type="dxa"/>
          </w:tcPr>
          <w:p w14:paraId="00000449" w14:textId="77777777" w:rsidR="007D10DD" w:rsidRDefault="00000000">
            <w:r>
              <w:t>UN Somaliland Rule of Law Joint Program</w:t>
            </w:r>
          </w:p>
        </w:tc>
        <w:tc>
          <w:tcPr>
            <w:tcW w:w="1170" w:type="dxa"/>
          </w:tcPr>
          <w:p w14:paraId="0000044A" w14:textId="77777777" w:rsidR="007D10DD" w:rsidRDefault="00000000">
            <w:r>
              <w:t>No</w:t>
            </w:r>
          </w:p>
        </w:tc>
        <w:tc>
          <w:tcPr>
            <w:tcW w:w="990" w:type="dxa"/>
          </w:tcPr>
          <w:p w14:paraId="0000044B" w14:textId="77777777" w:rsidR="007D10DD" w:rsidRDefault="00000000">
            <w:r>
              <w:t>No</w:t>
            </w:r>
          </w:p>
        </w:tc>
        <w:tc>
          <w:tcPr>
            <w:tcW w:w="885" w:type="dxa"/>
            <w:shd w:val="clear" w:color="auto" w:fill="C5E0B3"/>
          </w:tcPr>
          <w:p w14:paraId="0000044C" w14:textId="77777777" w:rsidR="007D10DD" w:rsidRDefault="00000000">
            <w:r>
              <w:t>Yes</w:t>
            </w:r>
          </w:p>
        </w:tc>
        <w:tc>
          <w:tcPr>
            <w:tcW w:w="2467" w:type="dxa"/>
            <w:shd w:val="clear" w:color="auto" w:fill="auto"/>
          </w:tcPr>
          <w:p w14:paraId="0000044D" w14:textId="77777777" w:rsidR="007D10DD" w:rsidRDefault="00000000">
            <w:r>
              <w:t>2020—2021</w:t>
            </w:r>
          </w:p>
        </w:tc>
        <w:tc>
          <w:tcPr>
            <w:tcW w:w="1688" w:type="dxa"/>
            <w:shd w:val="clear" w:color="auto" w:fill="auto"/>
          </w:tcPr>
          <w:p w14:paraId="0000044E" w14:textId="77777777" w:rsidR="007D10DD" w:rsidRDefault="00000000">
            <w:r>
              <w:t>$3M</w:t>
            </w:r>
          </w:p>
        </w:tc>
      </w:tr>
      <w:tr w:rsidR="007D10DD" w14:paraId="60953941" w14:textId="77777777">
        <w:tc>
          <w:tcPr>
            <w:tcW w:w="625" w:type="dxa"/>
            <w:vAlign w:val="bottom"/>
          </w:tcPr>
          <w:p w14:paraId="0000044F" w14:textId="77777777" w:rsidR="007D10DD" w:rsidRDefault="00000000">
            <w:r>
              <w:t>115</w:t>
            </w:r>
          </w:p>
        </w:tc>
        <w:tc>
          <w:tcPr>
            <w:tcW w:w="1980" w:type="dxa"/>
          </w:tcPr>
          <w:p w14:paraId="00000450" w14:textId="77777777" w:rsidR="007D10DD" w:rsidRDefault="00000000">
            <w:r>
              <w:t>UN Somalia Humanitarian Fund</w:t>
            </w:r>
          </w:p>
        </w:tc>
        <w:tc>
          <w:tcPr>
            <w:tcW w:w="1170" w:type="dxa"/>
          </w:tcPr>
          <w:p w14:paraId="00000451" w14:textId="77777777" w:rsidR="007D10DD" w:rsidRDefault="00000000">
            <w:r>
              <w:t>No</w:t>
            </w:r>
          </w:p>
        </w:tc>
        <w:tc>
          <w:tcPr>
            <w:tcW w:w="990" w:type="dxa"/>
          </w:tcPr>
          <w:p w14:paraId="00000452" w14:textId="77777777" w:rsidR="007D10DD" w:rsidRDefault="00000000">
            <w:r>
              <w:t>No</w:t>
            </w:r>
          </w:p>
        </w:tc>
        <w:tc>
          <w:tcPr>
            <w:tcW w:w="885" w:type="dxa"/>
            <w:shd w:val="clear" w:color="auto" w:fill="C5E0B3"/>
          </w:tcPr>
          <w:p w14:paraId="00000453" w14:textId="77777777" w:rsidR="007D10DD" w:rsidRDefault="00000000">
            <w:r>
              <w:t>Yes</w:t>
            </w:r>
          </w:p>
        </w:tc>
        <w:tc>
          <w:tcPr>
            <w:tcW w:w="2467" w:type="dxa"/>
            <w:shd w:val="clear" w:color="auto" w:fill="auto"/>
          </w:tcPr>
          <w:p w14:paraId="00000454" w14:textId="77777777" w:rsidR="007D10DD" w:rsidRDefault="00000000">
            <w:r>
              <w:t>2013—2021</w:t>
            </w:r>
          </w:p>
        </w:tc>
        <w:tc>
          <w:tcPr>
            <w:tcW w:w="1688" w:type="dxa"/>
            <w:shd w:val="clear" w:color="auto" w:fill="auto"/>
          </w:tcPr>
          <w:p w14:paraId="00000455" w14:textId="77777777" w:rsidR="007D10DD" w:rsidRDefault="00000000">
            <w:r>
              <w:t>$420M</w:t>
            </w:r>
          </w:p>
        </w:tc>
      </w:tr>
      <w:tr w:rsidR="007D10DD" w14:paraId="57C25A03" w14:textId="77777777">
        <w:tc>
          <w:tcPr>
            <w:tcW w:w="625" w:type="dxa"/>
            <w:vAlign w:val="bottom"/>
          </w:tcPr>
          <w:p w14:paraId="00000456" w14:textId="77777777" w:rsidR="007D10DD" w:rsidRDefault="00000000">
            <w:r>
              <w:t>116</w:t>
            </w:r>
          </w:p>
        </w:tc>
        <w:tc>
          <w:tcPr>
            <w:tcW w:w="1980" w:type="dxa"/>
          </w:tcPr>
          <w:p w14:paraId="00000457" w14:textId="77777777" w:rsidR="007D10DD" w:rsidRDefault="00000000">
            <w:r>
              <w:t>UN Somalia Multi Window Trust Fund</w:t>
            </w:r>
          </w:p>
        </w:tc>
        <w:tc>
          <w:tcPr>
            <w:tcW w:w="1170" w:type="dxa"/>
          </w:tcPr>
          <w:p w14:paraId="00000458" w14:textId="77777777" w:rsidR="007D10DD" w:rsidRDefault="00000000">
            <w:r>
              <w:t>No</w:t>
            </w:r>
          </w:p>
        </w:tc>
        <w:tc>
          <w:tcPr>
            <w:tcW w:w="990" w:type="dxa"/>
          </w:tcPr>
          <w:p w14:paraId="00000459" w14:textId="77777777" w:rsidR="007D10DD" w:rsidRDefault="00000000">
            <w:r>
              <w:t>No</w:t>
            </w:r>
          </w:p>
        </w:tc>
        <w:tc>
          <w:tcPr>
            <w:tcW w:w="885" w:type="dxa"/>
            <w:shd w:val="clear" w:color="auto" w:fill="C5E0B3"/>
          </w:tcPr>
          <w:p w14:paraId="0000045A" w14:textId="77777777" w:rsidR="007D10DD" w:rsidRDefault="00000000">
            <w:r>
              <w:t>Yes</w:t>
            </w:r>
          </w:p>
        </w:tc>
        <w:tc>
          <w:tcPr>
            <w:tcW w:w="2467" w:type="dxa"/>
            <w:shd w:val="clear" w:color="auto" w:fill="auto"/>
          </w:tcPr>
          <w:p w14:paraId="0000045B" w14:textId="77777777" w:rsidR="007D10DD" w:rsidRDefault="00000000">
            <w:r>
              <w:t>2015—2021</w:t>
            </w:r>
          </w:p>
        </w:tc>
        <w:tc>
          <w:tcPr>
            <w:tcW w:w="1688" w:type="dxa"/>
            <w:shd w:val="clear" w:color="auto" w:fill="auto"/>
          </w:tcPr>
          <w:p w14:paraId="0000045C" w14:textId="77777777" w:rsidR="007D10DD" w:rsidRDefault="00000000">
            <w:r>
              <w:t>$505M</w:t>
            </w:r>
          </w:p>
        </w:tc>
      </w:tr>
      <w:tr w:rsidR="007D10DD" w14:paraId="56041867" w14:textId="77777777">
        <w:tc>
          <w:tcPr>
            <w:tcW w:w="625" w:type="dxa"/>
            <w:vAlign w:val="bottom"/>
          </w:tcPr>
          <w:p w14:paraId="0000045D" w14:textId="77777777" w:rsidR="007D10DD" w:rsidRDefault="00000000">
            <w:r>
              <w:t>117</w:t>
            </w:r>
          </w:p>
        </w:tc>
        <w:tc>
          <w:tcPr>
            <w:tcW w:w="1980" w:type="dxa"/>
          </w:tcPr>
          <w:p w14:paraId="0000045E" w14:textId="77777777" w:rsidR="007D10DD" w:rsidRDefault="00000000">
            <w:r>
              <w:t>UN Trust Fund for Human Security</w:t>
            </w:r>
          </w:p>
        </w:tc>
        <w:tc>
          <w:tcPr>
            <w:tcW w:w="1170" w:type="dxa"/>
          </w:tcPr>
          <w:p w14:paraId="0000045F" w14:textId="77777777" w:rsidR="007D10DD" w:rsidRDefault="00000000">
            <w:r>
              <w:t>No</w:t>
            </w:r>
          </w:p>
        </w:tc>
        <w:tc>
          <w:tcPr>
            <w:tcW w:w="990" w:type="dxa"/>
          </w:tcPr>
          <w:p w14:paraId="00000460" w14:textId="77777777" w:rsidR="007D10DD" w:rsidRDefault="00000000">
            <w:r>
              <w:t>No</w:t>
            </w:r>
          </w:p>
        </w:tc>
        <w:tc>
          <w:tcPr>
            <w:tcW w:w="885" w:type="dxa"/>
            <w:shd w:val="clear" w:color="auto" w:fill="C5E0B3"/>
          </w:tcPr>
          <w:p w14:paraId="00000461" w14:textId="77777777" w:rsidR="007D10DD" w:rsidRDefault="00000000">
            <w:r>
              <w:t>Yes</w:t>
            </w:r>
          </w:p>
        </w:tc>
        <w:tc>
          <w:tcPr>
            <w:tcW w:w="2467" w:type="dxa"/>
            <w:shd w:val="clear" w:color="auto" w:fill="auto"/>
          </w:tcPr>
          <w:p w14:paraId="00000462" w14:textId="77777777" w:rsidR="007D10DD" w:rsidRDefault="00000000">
            <w:r>
              <w:t>2013—2014</w:t>
            </w:r>
          </w:p>
        </w:tc>
        <w:tc>
          <w:tcPr>
            <w:tcW w:w="1688" w:type="dxa"/>
            <w:shd w:val="clear" w:color="auto" w:fill="auto"/>
          </w:tcPr>
          <w:p w14:paraId="00000463" w14:textId="77777777" w:rsidR="007D10DD" w:rsidRDefault="00000000">
            <w:r>
              <w:t>NA</w:t>
            </w:r>
          </w:p>
        </w:tc>
      </w:tr>
      <w:tr w:rsidR="007D10DD" w14:paraId="76291629" w14:textId="77777777">
        <w:tc>
          <w:tcPr>
            <w:tcW w:w="625" w:type="dxa"/>
            <w:vAlign w:val="bottom"/>
          </w:tcPr>
          <w:p w14:paraId="00000464" w14:textId="77777777" w:rsidR="007D10DD" w:rsidRDefault="00000000">
            <w:r>
              <w:t>118</w:t>
            </w:r>
          </w:p>
        </w:tc>
        <w:tc>
          <w:tcPr>
            <w:tcW w:w="1980" w:type="dxa"/>
          </w:tcPr>
          <w:p w14:paraId="00000465" w14:textId="77777777" w:rsidR="007D10DD" w:rsidRDefault="00000000">
            <w:r>
              <w:t>UN South Sudan Humanitarian MPTF</w:t>
            </w:r>
          </w:p>
        </w:tc>
        <w:tc>
          <w:tcPr>
            <w:tcW w:w="1170" w:type="dxa"/>
          </w:tcPr>
          <w:p w14:paraId="00000466" w14:textId="77777777" w:rsidR="007D10DD" w:rsidRDefault="00000000">
            <w:r>
              <w:t>No</w:t>
            </w:r>
          </w:p>
        </w:tc>
        <w:tc>
          <w:tcPr>
            <w:tcW w:w="990" w:type="dxa"/>
          </w:tcPr>
          <w:p w14:paraId="00000467" w14:textId="77777777" w:rsidR="007D10DD" w:rsidRDefault="00000000">
            <w:r>
              <w:t>No</w:t>
            </w:r>
          </w:p>
        </w:tc>
        <w:tc>
          <w:tcPr>
            <w:tcW w:w="885" w:type="dxa"/>
            <w:shd w:val="clear" w:color="auto" w:fill="C5E0B3"/>
          </w:tcPr>
          <w:p w14:paraId="00000468" w14:textId="77777777" w:rsidR="007D10DD" w:rsidRDefault="00000000">
            <w:r>
              <w:t>Yes</w:t>
            </w:r>
          </w:p>
        </w:tc>
        <w:tc>
          <w:tcPr>
            <w:tcW w:w="2467" w:type="dxa"/>
            <w:shd w:val="clear" w:color="auto" w:fill="auto"/>
          </w:tcPr>
          <w:p w14:paraId="00000469" w14:textId="77777777" w:rsidR="007D10DD" w:rsidRDefault="00000000">
            <w:r>
              <w:t>2012—2021</w:t>
            </w:r>
          </w:p>
        </w:tc>
        <w:tc>
          <w:tcPr>
            <w:tcW w:w="1688" w:type="dxa"/>
            <w:shd w:val="clear" w:color="auto" w:fill="auto"/>
          </w:tcPr>
          <w:p w14:paraId="0000046A" w14:textId="77777777" w:rsidR="007D10DD" w:rsidRDefault="00000000">
            <w:r>
              <w:t>$884M</w:t>
            </w:r>
          </w:p>
        </w:tc>
      </w:tr>
      <w:tr w:rsidR="007D10DD" w14:paraId="21440E92" w14:textId="77777777">
        <w:tc>
          <w:tcPr>
            <w:tcW w:w="625" w:type="dxa"/>
            <w:vAlign w:val="bottom"/>
          </w:tcPr>
          <w:p w14:paraId="0000046B" w14:textId="77777777" w:rsidR="007D10DD" w:rsidRDefault="00000000">
            <w:r>
              <w:t>119</w:t>
            </w:r>
          </w:p>
        </w:tc>
        <w:tc>
          <w:tcPr>
            <w:tcW w:w="1980" w:type="dxa"/>
          </w:tcPr>
          <w:p w14:paraId="0000046C" w14:textId="77777777" w:rsidR="007D10DD" w:rsidRDefault="00000000">
            <w:r>
              <w:t>UN South Sudan Recovery MPTF</w:t>
            </w:r>
          </w:p>
        </w:tc>
        <w:tc>
          <w:tcPr>
            <w:tcW w:w="1170" w:type="dxa"/>
          </w:tcPr>
          <w:p w14:paraId="0000046D" w14:textId="77777777" w:rsidR="007D10DD" w:rsidRDefault="00000000">
            <w:r>
              <w:t>No</w:t>
            </w:r>
          </w:p>
        </w:tc>
        <w:tc>
          <w:tcPr>
            <w:tcW w:w="990" w:type="dxa"/>
          </w:tcPr>
          <w:p w14:paraId="0000046E" w14:textId="77777777" w:rsidR="007D10DD" w:rsidRDefault="00000000">
            <w:r>
              <w:t>No</w:t>
            </w:r>
          </w:p>
        </w:tc>
        <w:tc>
          <w:tcPr>
            <w:tcW w:w="885" w:type="dxa"/>
            <w:shd w:val="clear" w:color="auto" w:fill="C5E0B3"/>
          </w:tcPr>
          <w:p w14:paraId="0000046F" w14:textId="77777777" w:rsidR="007D10DD" w:rsidRDefault="00000000">
            <w:r>
              <w:t>Yes</w:t>
            </w:r>
          </w:p>
        </w:tc>
        <w:tc>
          <w:tcPr>
            <w:tcW w:w="2467" w:type="dxa"/>
            <w:shd w:val="clear" w:color="auto" w:fill="auto"/>
          </w:tcPr>
          <w:p w14:paraId="00000470" w14:textId="77777777" w:rsidR="007D10DD" w:rsidRDefault="00000000">
            <w:r>
              <w:t>2009—2021</w:t>
            </w:r>
          </w:p>
        </w:tc>
        <w:tc>
          <w:tcPr>
            <w:tcW w:w="1688" w:type="dxa"/>
            <w:shd w:val="clear" w:color="auto" w:fill="auto"/>
          </w:tcPr>
          <w:p w14:paraId="00000471" w14:textId="77777777" w:rsidR="007D10DD" w:rsidRDefault="00000000">
            <w:r>
              <w:t>$140M</w:t>
            </w:r>
          </w:p>
        </w:tc>
      </w:tr>
      <w:tr w:rsidR="007D10DD" w14:paraId="4AEFAB44" w14:textId="77777777">
        <w:tc>
          <w:tcPr>
            <w:tcW w:w="625" w:type="dxa"/>
            <w:vAlign w:val="bottom"/>
          </w:tcPr>
          <w:p w14:paraId="00000472" w14:textId="77777777" w:rsidR="007D10DD" w:rsidRDefault="00000000">
            <w:r>
              <w:t>120</w:t>
            </w:r>
          </w:p>
        </w:tc>
        <w:tc>
          <w:tcPr>
            <w:tcW w:w="1980" w:type="dxa"/>
          </w:tcPr>
          <w:p w14:paraId="00000473" w14:textId="77777777" w:rsidR="007D10DD" w:rsidRDefault="00000000">
            <w:r>
              <w:t>UN South Sudan RSR MPTF</w:t>
            </w:r>
          </w:p>
        </w:tc>
        <w:tc>
          <w:tcPr>
            <w:tcW w:w="1170" w:type="dxa"/>
          </w:tcPr>
          <w:p w14:paraId="00000474" w14:textId="77777777" w:rsidR="007D10DD" w:rsidRDefault="00000000">
            <w:r>
              <w:t>No</w:t>
            </w:r>
          </w:p>
        </w:tc>
        <w:tc>
          <w:tcPr>
            <w:tcW w:w="990" w:type="dxa"/>
          </w:tcPr>
          <w:p w14:paraId="00000475" w14:textId="77777777" w:rsidR="007D10DD" w:rsidRDefault="00000000">
            <w:r>
              <w:t>No</w:t>
            </w:r>
          </w:p>
        </w:tc>
        <w:tc>
          <w:tcPr>
            <w:tcW w:w="885" w:type="dxa"/>
            <w:shd w:val="clear" w:color="auto" w:fill="C5E0B3"/>
          </w:tcPr>
          <w:p w14:paraId="00000476" w14:textId="77777777" w:rsidR="007D10DD" w:rsidRDefault="00000000">
            <w:r>
              <w:t>Yes</w:t>
            </w:r>
          </w:p>
        </w:tc>
        <w:tc>
          <w:tcPr>
            <w:tcW w:w="2467" w:type="dxa"/>
            <w:shd w:val="clear" w:color="auto" w:fill="auto"/>
          </w:tcPr>
          <w:p w14:paraId="00000477" w14:textId="77777777" w:rsidR="007D10DD" w:rsidRDefault="00000000">
            <w:r>
              <w:t>2019—2021</w:t>
            </w:r>
          </w:p>
        </w:tc>
        <w:tc>
          <w:tcPr>
            <w:tcW w:w="1688" w:type="dxa"/>
            <w:shd w:val="clear" w:color="auto" w:fill="auto"/>
          </w:tcPr>
          <w:p w14:paraId="00000478" w14:textId="77777777" w:rsidR="007D10DD" w:rsidRDefault="00000000">
            <w:r>
              <w:t>$46M</w:t>
            </w:r>
          </w:p>
        </w:tc>
      </w:tr>
      <w:tr w:rsidR="007D10DD" w14:paraId="678A1A54" w14:textId="77777777">
        <w:tc>
          <w:tcPr>
            <w:tcW w:w="625" w:type="dxa"/>
            <w:vAlign w:val="bottom"/>
          </w:tcPr>
          <w:p w14:paraId="00000479" w14:textId="77777777" w:rsidR="007D10DD" w:rsidRDefault="00000000">
            <w:r>
              <w:t>121</w:t>
            </w:r>
          </w:p>
        </w:tc>
        <w:tc>
          <w:tcPr>
            <w:tcW w:w="1980" w:type="dxa"/>
          </w:tcPr>
          <w:p w14:paraId="0000047A" w14:textId="77777777" w:rsidR="007D10DD" w:rsidRDefault="00000000">
            <w:r>
              <w:t>UN Darfur Community Peace and Stability MPTF</w:t>
            </w:r>
          </w:p>
        </w:tc>
        <w:tc>
          <w:tcPr>
            <w:tcW w:w="1170" w:type="dxa"/>
          </w:tcPr>
          <w:p w14:paraId="0000047B" w14:textId="77777777" w:rsidR="007D10DD" w:rsidRDefault="00000000">
            <w:r>
              <w:t>No</w:t>
            </w:r>
          </w:p>
        </w:tc>
        <w:tc>
          <w:tcPr>
            <w:tcW w:w="990" w:type="dxa"/>
          </w:tcPr>
          <w:p w14:paraId="0000047C" w14:textId="77777777" w:rsidR="007D10DD" w:rsidRDefault="00000000">
            <w:r>
              <w:t>No</w:t>
            </w:r>
          </w:p>
        </w:tc>
        <w:tc>
          <w:tcPr>
            <w:tcW w:w="885" w:type="dxa"/>
            <w:shd w:val="clear" w:color="auto" w:fill="C5E0B3"/>
          </w:tcPr>
          <w:p w14:paraId="0000047D" w14:textId="77777777" w:rsidR="007D10DD" w:rsidRDefault="00000000">
            <w:r>
              <w:t>Yes</w:t>
            </w:r>
          </w:p>
        </w:tc>
        <w:tc>
          <w:tcPr>
            <w:tcW w:w="2467" w:type="dxa"/>
            <w:shd w:val="clear" w:color="auto" w:fill="auto"/>
          </w:tcPr>
          <w:p w14:paraId="0000047E" w14:textId="77777777" w:rsidR="007D10DD" w:rsidRDefault="00000000">
            <w:r>
              <w:t>2008—2021</w:t>
            </w:r>
          </w:p>
        </w:tc>
        <w:tc>
          <w:tcPr>
            <w:tcW w:w="1688" w:type="dxa"/>
            <w:shd w:val="clear" w:color="auto" w:fill="auto"/>
          </w:tcPr>
          <w:p w14:paraId="0000047F" w14:textId="77777777" w:rsidR="007D10DD" w:rsidRDefault="00000000">
            <w:r>
              <w:t>$109M</w:t>
            </w:r>
          </w:p>
        </w:tc>
      </w:tr>
      <w:tr w:rsidR="007D10DD" w14:paraId="3821056C" w14:textId="77777777">
        <w:tc>
          <w:tcPr>
            <w:tcW w:w="625" w:type="dxa"/>
            <w:vAlign w:val="bottom"/>
          </w:tcPr>
          <w:p w14:paraId="00000480" w14:textId="77777777" w:rsidR="007D10DD" w:rsidRDefault="00000000">
            <w:r>
              <w:t>122</w:t>
            </w:r>
          </w:p>
        </w:tc>
        <w:tc>
          <w:tcPr>
            <w:tcW w:w="1980" w:type="dxa"/>
          </w:tcPr>
          <w:p w14:paraId="00000481" w14:textId="77777777" w:rsidR="007D10DD" w:rsidRPr="005967F4" w:rsidRDefault="00000000">
            <w:pPr>
              <w:rPr>
                <w:lang w:val="fr-FR"/>
              </w:rPr>
            </w:pPr>
            <w:r w:rsidRPr="005967F4">
              <w:rPr>
                <w:lang w:val="fr-FR"/>
              </w:rPr>
              <w:t xml:space="preserve">UN </w:t>
            </w:r>
            <w:proofErr w:type="spellStart"/>
            <w:r w:rsidRPr="005967F4">
              <w:rPr>
                <w:lang w:val="fr-FR"/>
              </w:rPr>
              <w:t>Sudan</w:t>
            </w:r>
            <w:proofErr w:type="spellEnd"/>
            <w:r w:rsidRPr="005967F4">
              <w:rPr>
                <w:lang w:val="fr-FR"/>
              </w:rPr>
              <w:t xml:space="preserve"> </w:t>
            </w:r>
            <w:proofErr w:type="spellStart"/>
            <w:r w:rsidRPr="005967F4">
              <w:rPr>
                <w:lang w:val="fr-FR"/>
              </w:rPr>
              <w:t>Refugees</w:t>
            </w:r>
            <w:proofErr w:type="spellEnd"/>
            <w:r w:rsidRPr="005967F4">
              <w:rPr>
                <w:lang w:val="fr-FR"/>
              </w:rPr>
              <w:t xml:space="preserve"> Joint Program</w:t>
            </w:r>
          </w:p>
        </w:tc>
        <w:tc>
          <w:tcPr>
            <w:tcW w:w="1170" w:type="dxa"/>
          </w:tcPr>
          <w:p w14:paraId="00000482" w14:textId="77777777" w:rsidR="007D10DD" w:rsidRDefault="00000000">
            <w:r>
              <w:t>No</w:t>
            </w:r>
          </w:p>
        </w:tc>
        <w:tc>
          <w:tcPr>
            <w:tcW w:w="990" w:type="dxa"/>
          </w:tcPr>
          <w:p w14:paraId="00000483" w14:textId="77777777" w:rsidR="007D10DD" w:rsidRDefault="00000000">
            <w:r>
              <w:t>No</w:t>
            </w:r>
          </w:p>
        </w:tc>
        <w:tc>
          <w:tcPr>
            <w:tcW w:w="885" w:type="dxa"/>
            <w:shd w:val="clear" w:color="auto" w:fill="C5E0B3"/>
          </w:tcPr>
          <w:p w14:paraId="00000484" w14:textId="77777777" w:rsidR="007D10DD" w:rsidRDefault="00000000">
            <w:r>
              <w:t>Yes</w:t>
            </w:r>
          </w:p>
        </w:tc>
        <w:tc>
          <w:tcPr>
            <w:tcW w:w="2467" w:type="dxa"/>
            <w:shd w:val="clear" w:color="auto" w:fill="auto"/>
          </w:tcPr>
          <w:p w14:paraId="00000485" w14:textId="77777777" w:rsidR="007D10DD" w:rsidRDefault="00000000">
            <w:r>
              <w:t>2013—2018</w:t>
            </w:r>
          </w:p>
        </w:tc>
        <w:tc>
          <w:tcPr>
            <w:tcW w:w="1688" w:type="dxa"/>
            <w:shd w:val="clear" w:color="auto" w:fill="auto"/>
          </w:tcPr>
          <w:p w14:paraId="00000486" w14:textId="77777777" w:rsidR="007D10DD" w:rsidRDefault="00000000">
            <w:r>
              <w:t>$5M</w:t>
            </w:r>
          </w:p>
        </w:tc>
      </w:tr>
      <w:tr w:rsidR="007D10DD" w14:paraId="65D9D234" w14:textId="77777777">
        <w:tc>
          <w:tcPr>
            <w:tcW w:w="625" w:type="dxa"/>
            <w:vAlign w:val="bottom"/>
          </w:tcPr>
          <w:p w14:paraId="00000487" w14:textId="77777777" w:rsidR="007D10DD" w:rsidRDefault="00000000">
            <w:r>
              <w:lastRenderedPageBreak/>
              <w:t>123</w:t>
            </w:r>
          </w:p>
        </w:tc>
        <w:tc>
          <w:tcPr>
            <w:tcW w:w="1980" w:type="dxa"/>
          </w:tcPr>
          <w:p w14:paraId="00000488" w14:textId="77777777" w:rsidR="007D10DD" w:rsidRDefault="00000000">
            <w:r>
              <w:t>UN Sudan Financing Platform</w:t>
            </w:r>
          </w:p>
        </w:tc>
        <w:tc>
          <w:tcPr>
            <w:tcW w:w="1170" w:type="dxa"/>
          </w:tcPr>
          <w:p w14:paraId="00000489" w14:textId="77777777" w:rsidR="007D10DD" w:rsidRDefault="00000000">
            <w:r>
              <w:t>No</w:t>
            </w:r>
          </w:p>
        </w:tc>
        <w:tc>
          <w:tcPr>
            <w:tcW w:w="990" w:type="dxa"/>
          </w:tcPr>
          <w:p w14:paraId="0000048A" w14:textId="77777777" w:rsidR="007D10DD" w:rsidRDefault="00000000">
            <w:r>
              <w:t>No</w:t>
            </w:r>
          </w:p>
        </w:tc>
        <w:tc>
          <w:tcPr>
            <w:tcW w:w="885" w:type="dxa"/>
            <w:shd w:val="clear" w:color="auto" w:fill="C5E0B3"/>
          </w:tcPr>
          <w:p w14:paraId="0000048B" w14:textId="77777777" w:rsidR="007D10DD" w:rsidRDefault="00000000">
            <w:r>
              <w:t>Yes</w:t>
            </w:r>
          </w:p>
        </w:tc>
        <w:tc>
          <w:tcPr>
            <w:tcW w:w="2467" w:type="dxa"/>
            <w:shd w:val="clear" w:color="auto" w:fill="auto"/>
          </w:tcPr>
          <w:p w14:paraId="0000048C" w14:textId="77777777" w:rsidR="007D10DD" w:rsidRDefault="00000000">
            <w:r>
              <w:t>2020—2021</w:t>
            </w:r>
          </w:p>
        </w:tc>
        <w:tc>
          <w:tcPr>
            <w:tcW w:w="1688" w:type="dxa"/>
            <w:shd w:val="clear" w:color="auto" w:fill="auto"/>
          </w:tcPr>
          <w:p w14:paraId="0000048D" w14:textId="77777777" w:rsidR="007D10DD" w:rsidRDefault="00000000">
            <w:r>
              <w:t>$1M</w:t>
            </w:r>
          </w:p>
        </w:tc>
      </w:tr>
      <w:tr w:rsidR="007D10DD" w14:paraId="70620A27" w14:textId="77777777">
        <w:tc>
          <w:tcPr>
            <w:tcW w:w="625" w:type="dxa"/>
            <w:vAlign w:val="bottom"/>
          </w:tcPr>
          <w:p w14:paraId="0000048E" w14:textId="77777777" w:rsidR="007D10DD" w:rsidRDefault="00000000">
            <w:r>
              <w:t>124</w:t>
            </w:r>
          </w:p>
        </w:tc>
        <w:tc>
          <w:tcPr>
            <w:tcW w:w="1980" w:type="dxa"/>
          </w:tcPr>
          <w:p w14:paraId="0000048F" w14:textId="77777777" w:rsidR="007D10DD" w:rsidRDefault="00000000">
            <w:r>
              <w:t>UN Sudan Humanitarian MPTF</w:t>
            </w:r>
          </w:p>
        </w:tc>
        <w:tc>
          <w:tcPr>
            <w:tcW w:w="1170" w:type="dxa"/>
          </w:tcPr>
          <w:p w14:paraId="00000490" w14:textId="77777777" w:rsidR="007D10DD" w:rsidRDefault="00000000">
            <w:r>
              <w:t>No</w:t>
            </w:r>
          </w:p>
        </w:tc>
        <w:tc>
          <w:tcPr>
            <w:tcW w:w="990" w:type="dxa"/>
          </w:tcPr>
          <w:p w14:paraId="00000491" w14:textId="77777777" w:rsidR="007D10DD" w:rsidRDefault="00000000">
            <w:r>
              <w:t>No</w:t>
            </w:r>
          </w:p>
        </w:tc>
        <w:tc>
          <w:tcPr>
            <w:tcW w:w="885" w:type="dxa"/>
            <w:shd w:val="clear" w:color="auto" w:fill="C5E0B3"/>
          </w:tcPr>
          <w:p w14:paraId="00000492" w14:textId="77777777" w:rsidR="007D10DD" w:rsidRDefault="00000000">
            <w:r>
              <w:t>Yes</w:t>
            </w:r>
          </w:p>
        </w:tc>
        <w:tc>
          <w:tcPr>
            <w:tcW w:w="2467" w:type="dxa"/>
            <w:shd w:val="clear" w:color="auto" w:fill="auto"/>
          </w:tcPr>
          <w:p w14:paraId="00000493" w14:textId="77777777" w:rsidR="007D10DD" w:rsidRDefault="00000000">
            <w:r>
              <w:t>2006—2021</w:t>
            </w:r>
          </w:p>
        </w:tc>
        <w:tc>
          <w:tcPr>
            <w:tcW w:w="1688" w:type="dxa"/>
            <w:shd w:val="clear" w:color="auto" w:fill="auto"/>
          </w:tcPr>
          <w:p w14:paraId="00000494" w14:textId="77777777" w:rsidR="007D10DD" w:rsidRDefault="00000000">
            <w:r>
              <w:t>$1486M</w:t>
            </w:r>
          </w:p>
        </w:tc>
      </w:tr>
      <w:tr w:rsidR="007D10DD" w14:paraId="7C2C5E45" w14:textId="77777777">
        <w:tc>
          <w:tcPr>
            <w:tcW w:w="625" w:type="dxa"/>
            <w:vAlign w:val="bottom"/>
          </w:tcPr>
          <w:p w14:paraId="00000495" w14:textId="77777777" w:rsidR="007D10DD" w:rsidRDefault="00000000">
            <w:r>
              <w:t>125</w:t>
            </w:r>
          </w:p>
        </w:tc>
        <w:tc>
          <w:tcPr>
            <w:tcW w:w="1980" w:type="dxa"/>
          </w:tcPr>
          <w:p w14:paraId="00000496" w14:textId="77777777" w:rsidR="007D10DD" w:rsidRDefault="00000000">
            <w:r>
              <w:t>UN Sudan Rule of Law and Human Rights Joint Program</w:t>
            </w:r>
          </w:p>
        </w:tc>
        <w:tc>
          <w:tcPr>
            <w:tcW w:w="1170" w:type="dxa"/>
          </w:tcPr>
          <w:p w14:paraId="00000497" w14:textId="77777777" w:rsidR="007D10DD" w:rsidRDefault="00000000">
            <w:r>
              <w:t>No</w:t>
            </w:r>
          </w:p>
        </w:tc>
        <w:tc>
          <w:tcPr>
            <w:tcW w:w="990" w:type="dxa"/>
          </w:tcPr>
          <w:p w14:paraId="00000498" w14:textId="77777777" w:rsidR="007D10DD" w:rsidRDefault="00000000">
            <w:r>
              <w:t>No</w:t>
            </w:r>
          </w:p>
        </w:tc>
        <w:tc>
          <w:tcPr>
            <w:tcW w:w="885" w:type="dxa"/>
            <w:shd w:val="clear" w:color="auto" w:fill="C5E0B3"/>
          </w:tcPr>
          <w:p w14:paraId="00000499" w14:textId="77777777" w:rsidR="007D10DD" w:rsidRDefault="00000000">
            <w:r>
              <w:t>Yes</w:t>
            </w:r>
          </w:p>
        </w:tc>
        <w:tc>
          <w:tcPr>
            <w:tcW w:w="2467" w:type="dxa"/>
            <w:shd w:val="clear" w:color="auto" w:fill="auto"/>
          </w:tcPr>
          <w:p w14:paraId="0000049A" w14:textId="77777777" w:rsidR="007D10DD" w:rsidRDefault="00000000">
            <w:r>
              <w:t>2017—2021</w:t>
            </w:r>
          </w:p>
        </w:tc>
        <w:tc>
          <w:tcPr>
            <w:tcW w:w="1688" w:type="dxa"/>
            <w:shd w:val="clear" w:color="auto" w:fill="auto"/>
          </w:tcPr>
          <w:p w14:paraId="0000049B" w14:textId="77777777" w:rsidR="007D10DD" w:rsidRDefault="00000000">
            <w:r>
              <w:t>&lt;$1M</w:t>
            </w:r>
          </w:p>
        </w:tc>
      </w:tr>
      <w:tr w:rsidR="007D10DD" w14:paraId="4D2970AE" w14:textId="77777777">
        <w:tc>
          <w:tcPr>
            <w:tcW w:w="625" w:type="dxa"/>
            <w:vAlign w:val="bottom"/>
          </w:tcPr>
          <w:p w14:paraId="0000049C" w14:textId="77777777" w:rsidR="007D10DD" w:rsidRDefault="00000000">
            <w:r>
              <w:t>126</w:t>
            </w:r>
          </w:p>
        </w:tc>
        <w:tc>
          <w:tcPr>
            <w:tcW w:w="1980" w:type="dxa"/>
          </w:tcPr>
          <w:p w14:paraId="0000049D" w14:textId="77777777" w:rsidR="007D10DD" w:rsidRDefault="00000000">
            <w:r>
              <w:t>UN Fund Darfur</w:t>
            </w:r>
          </w:p>
        </w:tc>
        <w:tc>
          <w:tcPr>
            <w:tcW w:w="1170" w:type="dxa"/>
          </w:tcPr>
          <w:p w14:paraId="0000049E" w14:textId="77777777" w:rsidR="007D10DD" w:rsidRDefault="00000000">
            <w:r>
              <w:t>No</w:t>
            </w:r>
          </w:p>
        </w:tc>
        <w:tc>
          <w:tcPr>
            <w:tcW w:w="990" w:type="dxa"/>
          </w:tcPr>
          <w:p w14:paraId="0000049F" w14:textId="77777777" w:rsidR="007D10DD" w:rsidRDefault="00000000">
            <w:r>
              <w:t>No</w:t>
            </w:r>
          </w:p>
        </w:tc>
        <w:tc>
          <w:tcPr>
            <w:tcW w:w="885" w:type="dxa"/>
            <w:shd w:val="clear" w:color="auto" w:fill="C5E0B3"/>
          </w:tcPr>
          <w:p w14:paraId="000004A0" w14:textId="77777777" w:rsidR="007D10DD" w:rsidRDefault="00000000">
            <w:r>
              <w:t>Yes</w:t>
            </w:r>
          </w:p>
        </w:tc>
        <w:tc>
          <w:tcPr>
            <w:tcW w:w="2467" w:type="dxa"/>
            <w:shd w:val="clear" w:color="auto" w:fill="auto"/>
          </w:tcPr>
          <w:p w14:paraId="000004A1" w14:textId="77777777" w:rsidR="007D10DD" w:rsidRDefault="00000000">
            <w:r>
              <w:t>2015—2021</w:t>
            </w:r>
          </w:p>
        </w:tc>
        <w:tc>
          <w:tcPr>
            <w:tcW w:w="1688" w:type="dxa"/>
            <w:shd w:val="clear" w:color="auto" w:fill="auto"/>
          </w:tcPr>
          <w:p w14:paraId="000004A2" w14:textId="77777777" w:rsidR="007D10DD" w:rsidRDefault="00000000">
            <w:r>
              <w:t>$91M</w:t>
            </w:r>
          </w:p>
        </w:tc>
      </w:tr>
      <w:tr w:rsidR="007D10DD" w14:paraId="49D4A78A" w14:textId="77777777">
        <w:tc>
          <w:tcPr>
            <w:tcW w:w="625" w:type="dxa"/>
            <w:vAlign w:val="bottom"/>
          </w:tcPr>
          <w:p w14:paraId="000004A3" w14:textId="77777777" w:rsidR="007D10DD" w:rsidRDefault="00000000">
            <w:r>
              <w:t>127</w:t>
            </w:r>
          </w:p>
        </w:tc>
        <w:tc>
          <w:tcPr>
            <w:tcW w:w="1980" w:type="dxa"/>
          </w:tcPr>
          <w:p w14:paraId="000004A4" w14:textId="77777777" w:rsidR="007D10DD" w:rsidRDefault="00000000">
            <w:r>
              <w:t>UN Syria Urban &amp; Rural Resilience MPTF</w:t>
            </w:r>
          </w:p>
        </w:tc>
        <w:tc>
          <w:tcPr>
            <w:tcW w:w="1170" w:type="dxa"/>
          </w:tcPr>
          <w:p w14:paraId="000004A5" w14:textId="77777777" w:rsidR="007D10DD" w:rsidRDefault="00000000">
            <w:r>
              <w:t>No</w:t>
            </w:r>
          </w:p>
        </w:tc>
        <w:tc>
          <w:tcPr>
            <w:tcW w:w="990" w:type="dxa"/>
          </w:tcPr>
          <w:p w14:paraId="000004A6" w14:textId="77777777" w:rsidR="007D10DD" w:rsidRDefault="00000000">
            <w:r>
              <w:t>No</w:t>
            </w:r>
          </w:p>
        </w:tc>
        <w:tc>
          <w:tcPr>
            <w:tcW w:w="885" w:type="dxa"/>
            <w:shd w:val="clear" w:color="auto" w:fill="C5E0B3"/>
          </w:tcPr>
          <w:p w14:paraId="000004A7" w14:textId="77777777" w:rsidR="007D10DD" w:rsidRDefault="00000000">
            <w:r>
              <w:t>Yes</w:t>
            </w:r>
          </w:p>
        </w:tc>
        <w:tc>
          <w:tcPr>
            <w:tcW w:w="2467" w:type="dxa"/>
            <w:shd w:val="clear" w:color="auto" w:fill="auto"/>
          </w:tcPr>
          <w:p w14:paraId="000004A8" w14:textId="77777777" w:rsidR="007D10DD" w:rsidRDefault="00000000">
            <w:r>
              <w:t>2019—2021</w:t>
            </w:r>
          </w:p>
        </w:tc>
        <w:tc>
          <w:tcPr>
            <w:tcW w:w="1688" w:type="dxa"/>
            <w:shd w:val="clear" w:color="auto" w:fill="auto"/>
          </w:tcPr>
          <w:p w14:paraId="000004A9" w14:textId="77777777" w:rsidR="007D10DD" w:rsidRDefault="00000000">
            <w:r>
              <w:t>$22M</w:t>
            </w:r>
          </w:p>
        </w:tc>
      </w:tr>
      <w:tr w:rsidR="007D10DD" w14:paraId="7E2C3B49" w14:textId="77777777">
        <w:tc>
          <w:tcPr>
            <w:tcW w:w="625" w:type="dxa"/>
            <w:vAlign w:val="bottom"/>
          </w:tcPr>
          <w:p w14:paraId="000004AA" w14:textId="77777777" w:rsidR="007D10DD" w:rsidRDefault="00000000">
            <w:r>
              <w:t>128</w:t>
            </w:r>
          </w:p>
        </w:tc>
        <w:tc>
          <w:tcPr>
            <w:tcW w:w="1980" w:type="dxa"/>
          </w:tcPr>
          <w:p w14:paraId="000004AB" w14:textId="77777777" w:rsidR="007D10DD" w:rsidRPr="005967F4" w:rsidRDefault="00000000">
            <w:pPr>
              <w:rPr>
                <w:lang w:val="fr-FR"/>
              </w:rPr>
            </w:pPr>
            <w:r w:rsidRPr="005967F4">
              <w:rPr>
                <w:lang w:val="fr-FR"/>
              </w:rPr>
              <w:t>UN Timor-Leste INFUSE Joint Program</w:t>
            </w:r>
          </w:p>
        </w:tc>
        <w:tc>
          <w:tcPr>
            <w:tcW w:w="1170" w:type="dxa"/>
          </w:tcPr>
          <w:p w14:paraId="000004AC" w14:textId="77777777" w:rsidR="007D10DD" w:rsidRDefault="00000000">
            <w:r>
              <w:t>No</w:t>
            </w:r>
          </w:p>
        </w:tc>
        <w:tc>
          <w:tcPr>
            <w:tcW w:w="990" w:type="dxa"/>
          </w:tcPr>
          <w:p w14:paraId="000004AD" w14:textId="77777777" w:rsidR="007D10DD" w:rsidRDefault="00000000">
            <w:r>
              <w:t>No</w:t>
            </w:r>
          </w:p>
        </w:tc>
        <w:tc>
          <w:tcPr>
            <w:tcW w:w="885" w:type="dxa"/>
            <w:shd w:val="clear" w:color="auto" w:fill="C5E0B3"/>
          </w:tcPr>
          <w:p w14:paraId="000004AE" w14:textId="77777777" w:rsidR="007D10DD" w:rsidRDefault="00000000">
            <w:r>
              <w:t>Yes</w:t>
            </w:r>
          </w:p>
        </w:tc>
        <w:tc>
          <w:tcPr>
            <w:tcW w:w="2467" w:type="dxa"/>
            <w:shd w:val="clear" w:color="auto" w:fill="auto"/>
          </w:tcPr>
          <w:p w14:paraId="000004AF" w14:textId="77777777" w:rsidR="007D10DD" w:rsidRDefault="00000000">
            <w:r>
              <w:t>2009—2012</w:t>
            </w:r>
          </w:p>
        </w:tc>
        <w:tc>
          <w:tcPr>
            <w:tcW w:w="1688" w:type="dxa"/>
            <w:shd w:val="clear" w:color="auto" w:fill="auto"/>
          </w:tcPr>
          <w:p w14:paraId="000004B0" w14:textId="77777777" w:rsidR="007D10DD" w:rsidRDefault="00000000">
            <w:r>
              <w:t>$3M</w:t>
            </w:r>
          </w:p>
        </w:tc>
      </w:tr>
      <w:tr w:rsidR="007D10DD" w14:paraId="01EB5DC7" w14:textId="77777777">
        <w:tc>
          <w:tcPr>
            <w:tcW w:w="625" w:type="dxa"/>
            <w:vAlign w:val="bottom"/>
          </w:tcPr>
          <w:p w14:paraId="000004B1" w14:textId="77777777" w:rsidR="007D10DD" w:rsidRDefault="00000000">
            <w:r>
              <w:t>129</w:t>
            </w:r>
          </w:p>
        </w:tc>
        <w:tc>
          <w:tcPr>
            <w:tcW w:w="1980" w:type="dxa"/>
          </w:tcPr>
          <w:p w14:paraId="000004B2" w14:textId="77777777" w:rsidR="007D10DD" w:rsidRPr="005967F4" w:rsidRDefault="00000000">
            <w:pPr>
              <w:rPr>
                <w:lang w:val="fr-FR"/>
              </w:rPr>
            </w:pPr>
            <w:r w:rsidRPr="005967F4">
              <w:rPr>
                <w:lang w:val="fr-FR"/>
              </w:rPr>
              <w:t>UN Timor-Leste LGSP Joint Program</w:t>
            </w:r>
          </w:p>
        </w:tc>
        <w:tc>
          <w:tcPr>
            <w:tcW w:w="1170" w:type="dxa"/>
          </w:tcPr>
          <w:p w14:paraId="000004B3" w14:textId="77777777" w:rsidR="007D10DD" w:rsidRDefault="00000000">
            <w:r>
              <w:t>No</w:t>
            </w:r>
          </w:p>
        </w:tc>
        <w:tc>
          <w:tcPr>
            <w:tcW w:w="990" w:type="dxa"/>
          </w:tcPr>
          <w:p w14:paraId="000004B4" w14:textId="77777777" w:rsidR="007D10DD" w:rsidRDefault="00000000">
            <w:r>
              <w:t>No</w:t>
            </w:r>
          </w:p>
        </w:tc>
        <w:tc>
          <w:tcPr>
            <w:tcW w:w="885" w:type="dxa"/>
            <w:shd w:val="clear" w:color="auto" w:fill="C5E0B3"/>
          </w:tcPr>
          <w:p w14:paraId="000004B5" w14:textId="77777777" w:rsidR="007D10DD" w:rsidRDefault="00000000">
            <w:r>
              <w:t>Yes</w:t>
            </w:r>
          </w:p>
        </w:tc>
        <w:tc>
          <w:tcPr>
            <w:tcW w:w="2467" w:type="dxa"/>
            <w:shd w:val="clear" w:color="auto" w:fill="auto"/>
          </w:tcPr>
          <w:p w14:paraId="000004B6" w14:textId="77777777" w:rsidR="007D10DD" w:rsidRDefault="00000000">
            <w:r>
              <w:t>2007—2012</w:t>
            </w:r>
          </w:p>
        </w:tc>
        <w:tc>
          <w:tcPr>
            <w:tcW w:w="1688" w:type="dxa"/>
            <w:shd w:val="clear" w:color="auto" w:fill="auto"/>
          </w:tcPr>
          <w:p w14:paraId="000004B7" w14:textId="77777777" w:rsidR="007D10DD" w:rsidRDefault="00000000">
            <w:r>
              <w:t>$4M</w:t>
            </w:r>
          </w:p>
        </w:tc>
      </w:tr>
      <w:tr w:rsidR="007D10DD" w14:paraId="3D795151" w14:textId="77777777">
        <w:tc>
          <w:tcPr>
            <w:tcW w:w="625" w:type="dxa"/>
            <w:vAlign w:val="bottom"/>
          </w:tcPr>
          <w:p w14:paraId="000004B8" w14:textId="77777777" w:rsidR="007D10DD" w:rsidRDefault="00000000">
            <w:r>
              <w:t>130</w:t>
            </w:r>
          </w:p>
        </w:tc>
        <w:tc>
          <w:tcPr>
            <w:tcW w:w="1980" w:type="dxa"/>
          </w:tcPr>
          <w:p w14:paraId="000004B9" w14:textId="77777777" w:rsidR="007D10DD" w:rsidRDefault="00000000">
            <w:r>
              <w:t>UN Yemen ERRY II Joint Program</w:t>
            </w:r>
          </w:p>
        </w:tc>
        <w:tc>
          <w:tcPr>
            <w:tcW w:w="1170" w:type="dxa"/>
          </w:tcPr>
          <w:p w14:paraId="000004BA" w14:textId="77777777" w:rsidR="007D10DD" w:rsidRDefault="00000000">
            <w:r>
              <w:t>No</w:t>
            </w:r>
          </w:p>
        </w:tc>
        <w:tc>
          <w:tcPr>
            <w:tcW w:w="990" w:type="dxa"/>
          </w:tcPr>
          <w:p w14:paraId="000004BB" w14:textId="77777777" w:rsidR="007D10DD" w:rsidRDefault="00000000">
            <w:r>
              <w:t>No</w:t>
            </w:r>
          </w:p>
        </w:tc>
        <w:tc>
          <w:tcPr>
            <w:tcW w:w="885" w:type="dxa"/>
            <w:shd w:val="clear" w:color="auto" w:fill="C5E0B3"/>
          </w:tcPr>
          <w:p w14:paraId="000004BC" w14:textId="77777777" w:rsidR="007D10DD" w:rsidRDefault="00000000">
            <w:r>
              <w:t>Yes</w:t>
            </w:r>
          </w:p>
        </w:tc>
        <w:tc>
          <w:tcPr>
            <w:tcW w:w="2467" w:type="dxa"/>
            <w:shd w:val="clear" w:color="auto" w:fill="auto"/>
          </w:tcPr>
          <w:p w14:paraId="000004BD" w14:textId="77777777" w:rsidR="007D10DD" w:rsidRDefault="00000000">
            <w:r>
              <w:t>2019—2021</w:t>
            </w:r>
          </w:p>
        </w:tc>
        <w:tc>
          <w:tcPr>
            <w:tcW w:w="1688" w:type="dxa"/>
            <w:shd w:val="clear" w:color="auto" w:fill="auto"/>
          </w:tcPr>
          <w:p w14:paraId="000004BE" w14:textId="77777777" w:rsidR="007D10DD" w:rsidRDefault="00000000">
            <w:r>
              <w:t>$50M</w:t>
            </w:r>
          </w:p>
        </w:tc>
      </w:tr>
      <w:tr w:rsidR="007D10DD" w14:paraId="723168D7" w14:textId="77777777">
        <w:tc>
          <w:tcPr>
            <w:tcW w:w="625" w:type="dxa"/>
            <w:vAlign w:val="bottom"/>
          </w:tcPr>
          <w:p w14:paraId="000004BF" w14:textId="77777777" w:rsidR="007D10DD" w:rsidRDefault="00000000">
            <w:r>
              <w:t>131</w:t>
            </w:r>
          </w:p>
        </w:tc>
        <w:tc>
          <w:tcPr>
            <w:tcW w:w="1980" w:type="dxa"/>
          </w:tcPr>
          <w:p w14:paraId="000004C0" w14:textId="77777777" w:rsidR="007D10DD" w:rsidRDefault="00000000">
            <w:r>
              <w:t>UN Yemen Maritime Governance Joint Program</w:t>
            </w:r>
          </w:p>
        </w:tc>
        <w:tc>
          <w:tcPr>
            <w:tcW w:w="1170" w:type="dxa"/>
          </w:tcPr>
          <w:p w14:paraId="000004C1" w14:textId="77777777" w:rsidR="007D10DD" w:rsidRDefault="00000000">
            <w:r>
              <w:t>No</w:t>
            </w:r>
          </w:p>
        </w:tc>
        <w:tc>
          <w:tcPr>
            <w:tcW w:w="990" w:type="dxa"/>
          </w:tcPr>
          <w:p w14:paraId="000004C2" w14:textId="77777777" w:rsidR="007D10DD" w:rsidRDefault="00000000">
            <w:r>
              <w:t>No</w:t>
            </w:r>
          </w:p>
        </w:tc>
        <w:tc>
          <w:tcPr>
            <w:tcW w:w="885" w:type="dxa"/>
            <w:shd w:val="clear" w:color="auto" w:fill="C5E0B3"/>
          </w:tcPr>
          <w:p w14:paraId="000004C3" w14:textId="77777777" w:rsidR="007D10DD" w:rsidRDefault="00000000">
            <w:r>
              <w:t>Yes</w:t>
            </w:r>
          </w:p>
        </w:tc>
        <w:tc>
          <w:tcPr>
            <w:tcW w:w="2467" w:type="dxa"/>
            <w:shd w:val="clear" w:color="auto" w:fill="auto"/>
          </w:tcPr>
          <w:p w14:paraId="000004C4" w14:textId="77777777" w:rsidR="007D10DD" w:rsidRDefault="00000000">
            <w:r>
              <w:t>2020—2021</w:t>
            </w:r>
          </w:p>
        </w:tc>
        <w:tc>
          <w:tcPr>
            <w:tcW w:w="1688" w:type="dxa"/>
            <w:shd w:val="clear" w:color="auto" w:fill="auto"/>
          </w:tcPr>
          <w:p w14:paraId="000004C5" w14:textId="77777777" w:rsidR="007D10DD" w:rsidRDefault="00000000">
            <w:r>
              <w:t>$3M</w:t>
            </w:r>
          </w:p>
        </w:tc>
      </w:tr>
      <w:tr w:rsidR="007D10DD" w14:paraId="6C8FFDD5" w14:textId="77777777">
        <w:tc>
          <w:tcPr>
            <w:tcW w:w="625" w:type="dxa"/>
            <w:vAlign w:val="bottom"/>
          </w:tcPr>
          <w:p w14:paraId="000004C6" w14:textId="77777777" w:rsidR="007D10DD" w:rsidRDefault="00000000">
            <w:r>
              <w:t>132</w:t>
            </w:r>
          </w:p>
        </w:tc>
        <w:tc>
          <w:tcPr>
            <w:tcW w:w="1980" w:type="dxa"/>
          </w:tcPr>
          <w:p w14:paraId="000004C7" w14:textId="77777777" w:rsidR="007D10DD" w:rsidRDefault="00000000">
            <w:r>
              <w:t>UN Yemen Rural Resilience Joint Program</w:t>
            </w:r>
          </w:p>
        </w:tc>
        <w:tc>
          <w:tcPr>
            <w:tcW w:w="1170" w:type="dxa"/>
          </w:tcPr>
          <w:p w14:paraId="000004C8" w14:textId="77777777" w:rsidR="007D10DD" w:rsidRDefault="00000000">
            <w:r>
              <w:t>No</w:t>
            </w:r>
          </w:p>
        </w:tc>
        <w:tc>
          <w:tcPr>
            <w:tcW w:w="990" w:type="dxa"/>
          </w:tcPr>
          <w:p w14:paraId="000004C9" w14:textId="77777777" w:rsidR="007D10DD" w:rsidRDefault="00000000">
            <w:r>
              <w:t>No</w:t>
            </w:r>
          </w:p>
        </w:tc>
        <w:tc>
          <w:tcPr>
            <w:tcW w:w="885" w:type="dxa"/>
            <w:shd w:val="clear" w:color="auto" w:fill="C5E0B3"/>
          </w:tcPr>
          <w:p w14:paraId="000004CA" w14:textId="77777777" w:rsidR="007D10DD" w:rsidRDefault="00000000">
            <w:r>
              <w:t>Yes</w:t>
            </w:r>
          </w:p>
        </w:tc>
        <w:tc>
          <w:tcPr>
            <w:tcW w:w="2467" w:type="dxa"/>
            <w:shd w:val="clear" w:color="auto" w:fill="auto"/>
          </w:tcPr>
          <w:p w14:paraId="000004CB" w14:textId="77777777" w:rsidR="007D10DD" w:rsidRDefault="00000000">
            <w:r>
              <w:t>2016—2021</w:t>
            </w:r>
          </w:p>
        </w:tc>
        <w:tc>
          <w:tcPr>
            <w:tcW w:w="1688" w:type="dxa"/>
            <w:shd w:val="clear" w:color="auto" w:fill="auto"/>
          </w:tcPr>
          <w:p w14:paraId="000004CC" w14:textId="77777777" w:rsidR="007D10DD" w:rsidRDefault="00000000">
            <w:r>
              <w:t>$38M</w:t>
            </w:r>
          </w:p>
        </w:tc>
      </w:tr>
      <w:tr w:rsidR="007D10DD" w14:paraId="6B09CCC9" w14:textId="77777777">
        <w:tc>
          <w:tcPr>
            <w:tcW w:w="625" w:type="dxa"/>
            <w:vAlign w:val="bottom"/>
          </w:tcPr>
          <w:p w14:paraId="000004CD" w14:textId="77777777" w:rsidR="007D10DD" w:rsidRDefault="00000000">
            <w:r>
              <w:t>133</w:t>
            </w:r>
          </w:p>
        </w:tc>
        <w:tc>
          <w:tcPr>
            <w:tcW w:w="1980" w:type="dxa"/>
          </w:tcPr>
          <w:p w14:paraId="000004CE" w14:textId="77777777" w:rsidR="007D10DD" w:rsidRDefault="00000000">
            <w:r>
              <w:t>UN Yemen NDCR Trust Fund</w:t>
            </w:r>
          </w:p>
        </w:tc>
        <w:tc>
          <w:tcPr>
            <w:tcW w:w="1170" w:type="dxa"/>
          </w:tcPr>
          <w:p w14:paraId="000004CF" w14:textId="77777777" w:rsidR="007D10DD" w:rsidRDefault="00000000">
            <w:r>
              <w:t>No</w:t>
            </w:r>
          </w:p>
        </w:tc>
        <w:tc>
          <w:tcPr>
            <w:tcW w:w="990" w:type="dxa"/>
          </w:tcPr>
          <w:p w14:paraId="000004D0" w14:textId="77777777" w:rsidR="007D10DD" w:rsidRDefault="00000000">
            <w:r>
              <w:t>No</w:t>
            </w:r>
          </w:p>
        </w:tc>
        <w:tc>
          <w:tcPr>
            <w:tcW w:w="885" w:type="dxa"/>
            <w:shd w:val="clear" w:color="auto" w:fill="C5E0B3"/>
          </w:tcPr>
          <w:p w14:paraId="000004D1" w14:textId="77777777" w:rsidR="007D10DD" w:rsidRDefault="00000000">
            <w:r>
              <w:t>Yes</w:t>
            </w:r>
          </w:p>
        </w:tc>
        <w:tc>
          <w:tcPr>
            <w:tcW w:w="2467" w:type="dxa"/>
            <w:shd w:val="clear" w:color="auto" w:fill="auto"/>
          </w:tcPr>
          <w:p w14:paraId="000004D2" w14:textId="77777777" w:rsidR="007D10DD" w:rsidRDefault="00000000">
            <w:r>
              <w:t>2013—2017</w:t>
            </w:r>
          </w:p>
        </w:tc>
        <w:tc>
          <w:tcPr>
            <w:tcW w:w="1688" w:type="dxa"/>
            <w:shd w:val="clear" w:color="auto" w:fill="auto"/>
          </w:tcPr>
          <w:p w14:paraId="000004D3" w14:textId="77777777" w:rsidR="007D10DD" w:rsidRDefault="00000000">
            <w:r>
              <w:t>$23M</w:t>
            </w:r>
          </w:p>
        </w:tc>
      </w:tr>
      <w:tr w:rsidR="007D10DD" w14:paraId="5A11522D" w14:textId="77777777">
        <w:tc>
          <w:tcPr>
            <w:tcW w:w="625" w:type="dxa"/>
            <w:vAlign w:val="bottom"/>
          </w:tcPr>
          <w:p w14:paraId="000004D4" w14:textId="77777777" w:rsidR="007D10DD" w:rsidRDefault="00000000">
            <w:r>
              <w:t>134</w:t>
            </w:r>
          </w:p>
        </w:tc>
        <w:tc>
          <w:tcPr>
            <w:tcW w:w="1980" w:type="dxa"/>
          </w:tcPr>
          <w:p w14:paraId="000004D5" w14:textId="77777777" w:rsidR="007D10DD" w:rsidRDefault="00000000">
            <w:r>
              <w:t>UN Pooled Funds</w:t>
            </w:r>
          </w:p>
        </w:tc>
        <w:tc>
          <w:tcPr>
            <w:tcW w:w="1170" w:type="dxa"/>
          </w:tcPr>
          <w:p w14:paraId="000004D6" w14:textId="77777777" w:rsidR="007D10DD" w:rsidRDefault="00000000">
            <w:r>
              <w:t>Yes</w:t>
            </w:r>
          </w:p>
        </w:tc>
        <w:tc>
          <w:tcPr>
            <w:tcW w:w="990" w:type="dxa"/>
          </w:tcPr>
          <w:p w14:paraId="000004D7" w14:textId="77777777" w:rsidR="007D10DD" w:rsidRDefault="00000000">
            <w:r>
              <w:t>No</w:t>
            </w:r>
          </w:p>
        </w:tc>
        <w:tc>
          <w:tcPr>
            <w:tcW w:w="885" w:type="dxa"/>
            <w:shd w:val="clear" w:color="auto" w:fill="C5E0B3"/>
          </w:tcPr>
          <w:p w14:paraId="000004D8" w14:textId="77777777" w:rsidR="007D10DD" w:rsidRDefault="00000000">
            <w:r>
              <w:t>Yes</w:t>
            </w:r>
            <w:r>
              <w:rPr>
                <w:vertAlign w:val="superscript"/>
              </w:rPr>
              <w:footnoteReference w:id="87"/>
            </w:r>
          </w:p>
        </w:tc>
        <w:tc>
          <w:tcPr>
            <w:tcW w:w="2467" w:type="dxa"/>
          </w:tcPr>
          <w:p w14:paraId="000004D9" w14:textId="77777777" w:rsidR="007D10DD" w:rsidRDefault="007D10DD"/>
        </w:tc>
        <w:tc>
          <w:tcPr>
            <w:tcW w:w="1688" w:type="dxa"/>
          </w:tcPr>
          <w:p w14:paraId="000004DA" w14:textId="77777777" w:rsidR="007D10DD" w:rsidRDefault="007D10DD"/>
        </w:tc>
      </w:tr>
      <w:tr w:rsidR="007D10DD" w14:paraId="1D96330F" w14:textId="77777777">
        <w:tc>
          <w:tcPr>
            <w:tcW w:w="625" w:type="dxa"/>
            <w:vAlign w:val="bottom"/>
          </w:tcPr>
          <w:p w14:paraId="000004DB" w14:textId="77777777" w:rsidR="007D10DD" w:rsidRDefault="00000000">
            <w:r>
              <w:t>135</w:t>
            </w:r>
          </w:p>
        </w:tc>
        <w:tc>
          <w:tcPr>
            <w:tcW w:w="1980" w:type="dxa"/>
          </w:tcPr>
          <w:p w14:paraId="000004DC" w14:textId="77777777" w:rsidR="007D10DD" w:rsidRDefault="00000000">
            <w:r>
              <w:t xml:space="preserve">UN </w:t>
            </w:r>
            <w:sdt>
              <w:sdtPr>
                <w:tag w:val="goog_rdk_10"/>
                <w:id w:val="-887874943"/>
              </w:sdtPr>
              <w:sdtContent>
                <w:commentRangeStart w:id="546"/>
              </w:sdtContent>
            </w:sdt>
            <w:r>
              <w:t>Women</w:t>
            </w:r>
            <w:commentRangeEnd w:id="546"/>
            <w:r>
              <w:commentReference w:id="546"/>
            </w:r>
          </w:p>
        </w:tc>
        <w:tc>
          <w:tcPr>
            <w:tcW w:w="1170" w:type="dxa"/>
            <w:shd w:val="clear" w:color="auto" w:fill="C5E0B3"/>
          </w:tcPr>
          <w:p w14:paraId="000004DD" w14:textId="77777777" w:rsidR="007D10DD" w:rsidRDefault="00000000">
            <w:r>
              <w:t>Yes</w:t>
            </w:r>
          </w:p>
        </w:tc>
        <w:tc>
          <w:tcPr>
            <w:tcW w:w="990" w:type="dxa"/>
          </w:tcPr>
          <w:p w14:paraId="000004DE" w14:textId="77777777" w:rsidR="007D10DD" w:rsidRDefault="00000000">
            <w:r>
              <w:t>No</w:t>
            </w:r>
          </w:p>
        </w:tc>
        <w:tc>
          <w:tcPr>
            <w:tcW w:w="885" w:type="dxa"/>
            <w:shd w:val="clear" w:color="auto" w:fill="auto"/>
          </w:tcPr>
          <w:p w14:paraId="000004DF" w14:textId="77777777" w:rsidR="007D10DD" w:rsidRDefault="00000000">
            <w:r>
              <w:t>NA</w:t>
            </w:r>
          </w:p>
        </w:tc>
        <w:tc>
          <w:tcPr>
            <w:tcW w:w="2467" w:type="dxa"/>
          </w:tcPr>
          <w:p w14:paraId="000004E0" w14:textId="77777777" w:rsidR="007D10DD" w:rsidRDefault="00000000">
            <w:r>
              <w:t>2017—2021</w:t>
            </w:r>
          </w:p>
        </w:tc>
        <w:tc>
          <w:tcPr>
            <w:tcW w:w="1688" w:type="dxa"/>
          </w:tcPr>
          <w:p w14:paraId="000004E1" w14:textId="77777777" w:rsidR="007D10DD" w:rsidRDefault="00000000">
            <w:r>
              <w:t>$98M</w:t>
            </w:r>
            <w:r>
              <w:rPr>
                <w:vertAlign w:val="superscript"/>
              </w:rPr>
              <w:footnoteReference w:id="88"/>
            </w:r>
          </w:p>
        </w:tc>
      </w:tr>
      <w:tr w:rsidR="007D10DD" w14:paraId="522EAEA6" w14:textId="77777777">
        <w:tc>
          <w:tcPr>
            <w:tcW w:w="625" w:type="dxa"/>
            <w:vAlign w:val="bottom"/>
          </w:tcPr>
          <w:p w14:paraId="000004E2" w14:textId="77777777" w:rsidR="007D10DD" w:rsidRDefault="00000000">
            <w:r>
              <w:t>136</w:t>
            </w:r>
          </w:p>
        </w:tc>
        <w:tc>
          <w:tcPr>
            <w:tcW w:w="1980" w:type="dxa"/>
          </w:tcPr>
          <w:p w14:paraId="000004E3" w14:textId="77777777" w:rsidR="007D10DD" w:rsidRDefault="00000000">
            <w:r>
              <w:t>UN-</w:t>
            </w:r>
            <w:sdt>
              <w:sdtPr>
                <w:tag w:val="goog_rdk_11"/>
                <w:id w:val="1281534209"/>
              </w:sdtPr>
              <w:sdtContent>
                <w:commentRangeStart w:id="547"/>
              </w:sdtContent>
            </w:sdt>
            <w:r>
              <w:t>Habitat</w:t>
            </w:r>
            <w:commentRangeEnd w:id="547"/>
            <w:r>
              <w:commentReference w:id="547"/>
            </w:r>
          </w:p>
        </w:tc>
        <w:tc>
          <w:tcPr>
            <w:tcW w:w="1170" w:type="dxa"/>
            <w:shd w:val="clear" w:color="auto" w:fill="C5E0B3"/>
          </w:tcPr>
          <w:p w14:paraId="000004E4" w14:textId="77777777" w:rsidR="007D10DD" w:rsidRDefault="00000000">
            <w:r>
              <w:t>Yes</w:t>
            </w:r>
          </w:p>
        </w:tc>
        <w:tc>
          <w:tcPr>
            <w:tcW w:w="990" w:type="dxa"/>
          </w:tcPr>
          <w:p w14:paraId="000004E5" w14:textId="77777777" w:rsidR="007D10DD" w:rsidRDefault="00000000">
            <w:r>
              <w:t>No</w:t>
            </w:r>
          </w:p>
        </w:tc>
        <w:tc>
          <w:tcPr>
            <w:tcW w:w="885" w:type="dxa"/>
            <w:shd w:val="clear" w:color="auto" w:fill="auto"/>
          </w:tcPr>
          <w:p w14:paraId="000004E6" w14:textId="77777777" w:rsidR="007D10DD" w:rsidRDefault="00000000">
            <w:r>
              <w:t>NA</w:t>
            </w:r>
          </w:p>
        </w:tc>
        <w:tc>
          <w:tcPr>
            <w:tcW w:w="2467" w:type="dxa"/>
          </w:tcPr>
          <w:p w14:paraId="000004E7" w14:textId="77777777" w:rsidR="007D10DD" w:rsidRDefault="00000000">
            <w:r>
              <w:t>2005—2021</w:t>
            </w:r>
          </w:p>
        </w:tc>
        <w:tc>
          <w:tcPr>
            <w:tcW w:w="1688" w:type="dxa"/>
          </w:tcPr>
          <w:p w14:paraId="000004E8" w14:textId="77777777" w:rsidR="007D10DD" w:rsidRDefault="00000000">
            <w:r>
              <w:t>$214M</w:t>
            </w:r>
            <w:r>
              <w:rPr>
                <w:vertAlign w:val="superscript"/>
              </w:rPr>
              <w:footnoteReference w:id="89"/>
            </w:r>
          </w:p>
        </w:tc>
      </w:tr>
      <w:tr w:rsidR="007D10DD" w14:paraId="5F1B1D26" w14:textId="77777777">
        <w:tc>
          <w:tcPr>
            <w:tcW w:w="625" w:type="dxa"/>
            <w:vAlign w:val="bottom"/>
          </w:tcPr>
          <w:p w14:paraId="000004E9" w14:textId="77777777" w:rsidR="007D10DD" w:rsidRDefault="00000000">
            <w:r>
              <w:t>137</w:t>
            </w:r>
          </w:p>
        </w:tc>
        <w:tc>
          <w:tcPr>
            <w:tcW w:w="1980" w:type="dxa"/>
          </w:tcPr>
          <w:p w14:paraId="000004EA" w14:textId="77777777" w:rsidR="007D10DD" w:rsidRDefault="00000000">
            <w:r>
              <w:t>UN Joint Program on HIV and AIDS Secretariat (UNAIDS)</w:t>
            </w:r>
          </w:p>
        </w:tc>
        <w:tc>
          <w:tcPr>
            <w:tcW w:w="1170" w:type="dxa"/>
          </w:tcPr>
          <w:p w14:paraId="000004EB" w14:textId="77777777" w:rsidR="007D10DD" w:rsidRDefault="00000000">
            <w:r>
              <w:t>Yes</w:t>
            </w:r>
          </w:p>
        </w:tc>
        <w:tc>
          <w:tcPr>
            <w:tcW w:w="990" w:type="dxa"/>
            <w:shd w:val="clear" w:color="auto" w:fill="C5E0B3"/>
          </w:tcPr>
          <w:p w14:paraId="000004EC" w14:textId="77777777" w:rsidR="007D10DD" w:rsidRDefault="00000000">
            <w:r>
              <w:t>Yes</w:t>
            </w:r>
            <w:r>
              <w:rPr>
                <w:vertAlign w:val="superscript"/>
              </w:rPr>
              <w:footnoteReference w:id="90"/>
            </w:r>
          </w:p>
        </w:tc>
        <w:tc>
          <w:tcPr>
            <w:tcW w:w="885" w:type="dxa"/>
            <w:shd w:val="clear" w:color="auto" w:fill="auto"/>
          </w:tcPr>
          <w:p w14:paraId="000004ED" w14:textId="77777777" w:rsidR="007D10DD" w:rsidRDefault="00000000">
            <w:r>
              <w:t>NA</w:t>
            </w:r>
          </w:p>
        </w:tc>
        <w:tc>
          <w:tcPr>
            <w:tcW w:w="2467" w:type="dxa"/>
          </w:tcPr>
          <w:p w14:paraId="000004EE" w14:textId="77777777" w:rsidR="007D10DD" w:rsidRDefault="00000000">
            <w:r>
              <w:t>2005—2019</w:t>
            </w:r>
          </w:p>
        </w:tc>
        <w:tc>
          <w:tcPr>
            <w:tcW w:w="1688" w:type="dxa"/>
          </w:tcPr>
          <w:p w14:paraId="000004EF" w14:textId="77777777" w:rsidR="007D10DD" w:rsidRDefault="00000000">
            <w:r>
              <w:t>$233M</w:t>
            </w:r>
          </w:p>
        </w:tc>
      </w:tr>
      <w:tr w:rsidR="007D10DD" w14:paraId="06FCFB2F" w14:textId="77777777">
        <w:tc>
          <w:tcPr>
            <w:tcW w:w="625" w:type="dxa"/>
            <w:vAlign w:val="bottom"/>
          </w:tcPr>
          <w:p w14:paraId="000004F0" w14:textId="77777777" w:rsidR="007D10DD" w:rsidRDefault="00000000">
            <w:r>
              <w:lastRenderedPageBreak/>
              <w:t>138</w:t>
            </w:r>
          </w:p>
        </w:tc>
        <w:tc>
          <w:tcPr>
            <w:tcW w:w="1980" w:type="dxa"/>
          </w:tcPr>
          <w:p w14:paraId="000004F1" w14:textId="77777777" w:rsidR="007D10DD" w:rsidRDefault="00000000">
            <w:r>
              <w:t>UN Development Program (UNDP)</w:t>
            </w:r>
          </w:p>
        </w:tc>
        <w:tc>
          <w:tcPr>
            <w:tcW w:w="1170" w:type="dxa"/>
          </w:tcPr>
          <w:p w14:paraId="000004F2" w14:textId="77777777" w:rsidR="007D10DD" w:rsidRDefault="00000000">
            <w:r>
              <w:t>Yes</w:t>
            </w:r>
          </w:p>
        </w:tc>
        <w:tc>
          <w:tcPr>
            <w:tcW w:w="990" w:type="dxa"/>
            <w:shd w:val="clear" w:color="auto" w:fill="C5E0B3"/>
          </w:tcPr>
          <w:p w14:paraId="000004F3" w14:textId="77777777" w:rsidR="007D10DD" w:rsidRDefault="00000000">
            <w:r>
              <w:t>Yes</w:t>
            </w:r>
            <w:r>
              <w:rPr>
                <w:vertAlign w:val="superscript"/>
              </w:rPr>
              <w:footnoteReference w:id="91"/>
            </w:r>
          </w:p>
        </w:tc>
        <w:tc>
          <w:tcPr>
            <w:tcW w:w="885" w:type="dxa"/>
            <w:shd w:val="clear" w:color="auto" w:fill="auto"/>
          </w:tcPr>
          <w:p w14:paraId="000004F4" w14:textId="77777777" w:rsidR="007D10DD" w:rsidRDefault="00000000">
            <w:r>
              <w:t>NA</w:t>
            </w:r>
          </w:p>
        </w:tc>
        <w:tc>
          <w:tcPr>
            <w:tcW w:w="2467" w:type="dxa"/>
          </w:tcPr>
          <w:p w14:paraId="000004F5" w14:textId="77777777" w:rsidR="007D10DD" w:rsidRDefault="00000000">
            <w:r>
              <w:t>2005—2020</w:t>
            </w:r>
          </w:p>
        </w:tc>
        <w:tc>
          <w:tcPr>
            <w:tcW w:w="1688" w:type="dxa"/>
          </w:tcPr>
          <w:p w14:paraId="000004F6" w14:textId="77777777" w:rsidR="007D10DD" w:rsidRDefault="00000000">
            <w:r>
              <w:t>$1847M</w:t>
            </w:r>
          </w:p>
        </w:tc>
      </w:tr>
      <w:tr w:rsidR="007D10DD" w14:paraId="66890ADC" w14:textId="77777777">
        <w:tc>
          <w:tcPr>
            <w:tcW w:w="625" w:type="dxa"/>
            <w:vAlign w:val="bottom"/>
          </w:tcPr>
          <w:p w14:paraId="000004F7" w14:textId="77777777" w:rsidR="007D10DD" w:rsidRDefault="00000000">
            <w:r>
              <w:t>139</w:t>
            </w:r>
          </w:p>
        </w:tc>
        <w:tc>
          <w:tcPr>
            <w:tcW w:w="1980" w:type="dxa"/>
          </w:tcPr>
          <w:p w14:paraId="000004F8" w14:textId="77777777" w:rsidR="007D10DD" w:rsidRDefault="00000000">
            <w:r>
              <w:t>UN Economic Commission for Europe (UNECE)</w:t>
            </w:r>
            <w:r>
              <w:rPr>
                <w:vertAlign w:val="superscript"/>
              </w:rPr>
              <w:t xml:space="preserve"> </w:t>
            </w:r>
            <w:r>
              <w:rPr>
                <w:vertAlign w:val="superscript"/>
              </w:rPr>
              <w:footnoteReference w:id="92"/>
            </w:r>
          </w:p>
        </w:tc>
        <w:tc>
          <w:tcPr>
            <w:tcW w:w="1170" w:type="dxa"/>
          </w:tcPr>
          <w:p w14:paraId="000004F9" w14:textId="77777777" w:rsidR="007D10DD" w:rsidRDefault="00000000">
            <w:r>
              <w:t>No</w:t>
            </w:r>
          </w:p>
        </w:tc>
        <w:tc>
          <w:tcPr>
            <w:tcW w:w="990" w:type="dxa"/>
          </w:tcPr>
          <w:p w14:paraId="000004FA" w14:textId="77777777" w:rsidR="007D10DD" w:rsidRDefault="00000000">
            <w:r>
              <w:t>Yes</w:t>
            </w:r>
          </w:p>
        </w:tc>
        <w:tc>
          <w:tcPr>
            <w:tcW w:w="885" w:type="dxa"/>
            <w:shd w:val="clear" w:color="auto" w:fill="auto"/>
          </w:tcPr>
          <w:p w14:paraId="000004FB" w14:textId="77777777" w:rsidR="007D10DD" w:rsidRDefault="00000000">
            <w:r>
              <w:t>NA</w:t>
            </w:r>
          </w:p>
        </w:tc>
        <w:tc>
          <w:tcPr>
            <w:tcW w:w="2467" w:type="dxa"/>
          </w:tcPr>
          <w:p w14:paraId="000004FC" w14:textId="77777777" w:rsidR="007D10DD" w:rsidRDefault="00000000">
            <w:r>
              <w:t>None</w:t>
            </w:r>
          </w:p>
        </w:tc>
        <w:tc>
          <w:tcPr>
            <w:tcW w:w="1688" w:type="dxa"/>
          </w:tcPr>
          <w:p w14:paraId="000004FD" w14:textId="77777777" w:rsidR="007D10DD" w:rsidRDefault="00000000">
            <w:r>
              <w:t>None</w:t>
            </w:r>
          </w:p>
        </w:tc>
      </w:tr>
      <w:tr w:rsidR="007D10DD" w14:paraId="25D69BA0" w14:textId="77777777">
        <w:tc>
          <w:tcPr>
            <w:tcW w:w="625" w:type="dxa"/>
            <w:vAlign w:val="bottom"/>
          </w:tcPr>
          <w:p w14:paraId="000004FE" w14:textId="77777777" w:rsidR="007D10DD" w:rsidRDefault="00000000">
            <w:r>
              <w:t>140</w:t>
            </w:r>
          </w:p>
        </w:tc>
        <w:tc>
          <w:tcPr>
            <w:tcW w:w="1980" w:type="dxa"/>
          </w:tcPr>
          <w:p w14:paraId="000004FF" w14:textId="77777777" w:rsidR="007D10DD" w:rsidRDefault="00000000">
            <w:r>
              <w:t>UN Environmental Program (</w:t>
            </w:r>
            <w:sdt>
              <w:sdtPr>
                <w:tag w:val="goog_rdk_12"/>
                <w:id w:val="1692719386"/>
              </w:sdtPr>
              <w:sdtContent>
                <w:commentRangeStart w:id="548"/>
              </w:sdtContent>
            </w:sdt>
            <w:sdt>
              <w:sdtPr>
                <w:tag w:val="goog_rdk_13"/>
                <w:id w:val="429475966"/>
              </w:sdtPr>
              <w:sdtContent>
                <w:commentRangeStart w:id="549"/>
              </w:sdtContent>
            </w:sdt>
            <w:r>
              <w:t>UNEP</w:t>
            </w:r>
            <w:commentRangeEnd w:id="548"/>
            <w:r>
              <w:commentReference w:id="548"/>
            </w:r>
            <w:commentRangeEnd w:id="549"/>
            <w:r>
              <w:commentReference w:id="549"/>
            </w:r>
            <w:r>
              <w:t>)</w:t>
            </w:r>
          </w:p>
        </w:tc>
        <w:tc>
          <w:tcPr>
            <w:tcW w:w="1170" w:type="dxa"/>
            <w:shd w:val="clear" w:color="auto" w:fill="C5E0B3"/>
          </w:tcPr>
          <w:p w14:paraId="00000500" w14:textId="77777777" w:rsidR="007D10DD" w:rsidRDefault="00000000">
            <w:r>
              <w:t>Yes</w:t>
            </w:r>
            <w:r>
              <w:rPr>
                <w:vertAlign w:val="superscript"/>
              </w:rPr>
              <w:footnoteReference w:id="93"/>
            </w:r>
          </w:p>
        </w:tc>
        <w:tc>
          <w:tcPr>
            <w:tcW w:w="990" w:type="dxa"/>
          </w:tcPr>
          <w:p w14:paraId="00000501" w14:textId="77777777" w:rsidR="007D10DD" w:rsidRDefault="00000000">
            <w:r>
              <w:t>Yes</w:t>
            </w:r>
          </w:p>
        </w:tc>
        <w:tc>
          <w:tcPr>
            <w:tcW w:w="885" w:type="dxa"/>
            <w:shd w:val="clear" w:color="auto" w:fill="auto"/>
          </w:tcPr>
          <w:p w14:paraId="00000502" w14:textId="77777777" w:rsidR="007D10DD" w:rsidRDefault="00000000">
            <w:r>
              <w:t>NA</w:t>
            </w:r>
          </w:p>
        </w:tc>
        <w:tc>
          <w:tcPr>
            <w:tcW w:w="2467" w:type="dxa"/>
          </w:tcPr>
          <w:p w14:paraId="00000503" w14:textId="77777777" w:rsidR="007D10DD" w:rsidRDefault="00000000">
            <w:r>
              <w:t>2013, 2014, 2016—2019</w:t>
            </w:r>
          </w:p>
        </w:tc>
        <w:tc>
          <w:tcPr>
            <w:tcW w:w="1688" w:type="dxa"/>
          </w:tcPr>
          <w:p w14:paraId="00000504" w14:textId="77777777" w:rsidR="007D10DD" w:rsidRDefault="00000000">
            <w:r>
              <w:t>$107M</w:t>
            </w:r>
            <w:r>
              <w:rPr>
                <w:vertAlign w:val="superscript"/>
              </w:rPr>
              <w:footnoteReference w:id="94"/>
            </w:r>
          </w:p>
        </w:tc>
      </w:tr>
      <w:tr w:rsidR="007D10DD" w14:paraId="388B7E25" w14:textId="77777777">
        <w:tc>
          <w:tcPr>
            <w:tcW w:w="625" w:type="dxa"/>
            <w:vAlign w:val="bottom"/>
          </w:tcPr>
          <w:p w14:paraId="00000505" w14:textId="77777777" w:rsidR="007D10DD" w:rsidRDefault="00000000">
            <w:r>
              <w:t>141</w:t>
            </w:r>
          </w:p>
        </w:tc>
        <w:tc>
          <w:tcPr>
            <w:tcW w:w="1980" w:type="dxa"/>
          </w:tcPr>
          <w:p w14:paraId="00000506" w14:textId="77777777" w:rsidR="007D10DD" w:rsidRDefault="00000000">
            <w:r>
              <w:t>UN Relief and Works Agency for Palestine Refugees in the Near East (UNRWA)</w:t>
            </w:r>
          </w:p>
        </w:tc>
        <w:tc>
          <w:tcPr>
            <w:tcW w:w="1170" w:type="dxa"/>
          </w:tcPr>
          <w:p w14:paraId="00000507" w14:textId="77777777" w:rsidR="007D10DD" w:rsidRDefault="00000000">
            <w:r>
              <w:t xml:space="preserve">Yes </w:t>
            </w:r>
          </w:p>
        </w:tc>
        <w:tc>
          <w:tcPr>
            <w:tcW w:w="990" w:type="dxa"/>
            <w:shd w:val="clear" w:color="auto" w:fill="C5E0B3"/>
          </w:tcPr>
          <w:p w14:paraId="00000508" w14:textId="77777777" w:rsidR="007D10DD" w:rsidRDefault="00000000">
            <w:r>
              <w:t>Yes</w:t>
            </w:r>
            <w:r>
              <w:rPr>
                <w:vertAlign w:val="superscript"/>
              </w:rPr>
              <w:footnoteReference w:id="95"/>
            </w:r>
          </w:p>
        </w:tc>
        <w:tc>
          <w:tcPr>
            <w:tcW w:w="885" w:type="dxa"/>
            <w:shd w:val="clear" w:color="auto" w:fill="auto"/>
          </w:tcPr>
          <w:p w14:paraId="00000509" w14:textId="77777777" w:rsidR="007D10DD" w:rsidRDefault="00000000">
            <w:r>
              <w:t>NA</w:t>
            </w:r>
          </w:p>
        </w:tc>
        <w:tc>
          <w:tcPr>
            <w:tcW w:w="2467" w:type="dxa"/>
          </w:tcPr>
          <w:p w14:paraId="0000050A" w14:textId="77777777" w:rsidR="007D10DD" w:rsidRDefault="00000000">
            <w:r>
              <w:t>2007—2020</w:t>
            </w:r>
          </w:p>
        </w:tc>
        <w:tc>
          <w:tcPr>
            <w:tcW w:w="1688" w:type="dxa"/>
          </w:tcPr>
          <w:p w14:paraId="0000050B" w14:textId="77777777" w:rsidR="007D10DD" w:rsidRDefault="00000000">
            <w:r>
              <w:t>$1536M</w:t>
            </w:r>
          </w:p>
        </w:tc>
      </w:tr>
      <w:tr w:rsidR="007D10DD" w14:paraId="2C5AEC57" w14:textId="77777777">
        <w:tc>
          <w:tcPr>
            <w:tcW w:w="625" w:type="dxa"/>
            <w:vAlign w:val="bottom"/>
          </w:tcPr>
          <w:p w14:paraId="0000050C" w14:textId="77777777" w:rsidR="007D10DD" w:rsidRDefault="00000000">
            <w:r>
              <w:t>142</w:t>
            </w:r>
          </w:p>
        </w:tc>
        <w:tc>
          <w:tcPr>
            <w:tcW w:w="1980" w:type="dxa"/>
          </w:tcPr>
          <w:p w14:paraId="0000050D" w14:textId="77777777" w:rsidR="007D10DD" w:rsidRDefault="00000000">
            <w:r>
              <w:t>UN International Organization for Migration (</w:t>
            </w:r>
            <w:sdt>
              <w:sdtPr>
                <w:tag w:val="goog_rdk_14"/>
                <w:id w:val="-1260052142"/>
              </w:sdtPr>
              <w:sdtContent>
                <w:commentRangeStart w:id="550"/>
              </w:sdtContent>
            </w:sdt>
            <w:r>
              <w:t>IOM</w:t>
            </w:r>
            <w:commentRangeEnd w:id="550"/>
            <w:r>
              <w:commentReference w:id="550"/>
            </w:r>
            <w:r>
              <w:t>)</w:t>
            </w:r>
          </w:p>
        </w:tc>
        <w:tc>
          <w:tcPr>
            <w:tcW w:w="1170" w:type="dxa"/>
            <w:shd w:val="clear" w:color="auto" w:fill="C5E0B3"/>
          </w:tcPr>
          <w:p w14:paraId="0000050E" w14:textId="77777777" w:rsidR="007D10DD" w:rsidRDefault="00000000">
            <w:r>
              <w:t>Yes</w:t>
            </w:r>
          </w:p>
        </w:tc>
        <w:tc>
          <w:tcPr>
            <w:tcW w:w="990" w:type="dxa"/>
          </w:tcPr>
          <w:p w14:paraId="0000050F" w14:textId="77777777" w:rsidR="007D10DD" w:rsidRDefault="00000000">
            <w:r>
              <w:t>No</w:t>
            </w:r>
          </w:p>
        </w:tc>
        <w:tc>
          <w:tcPr>
            <w:tcW w:w="885" w:type="dxa"/>
            <w:shd w:val="clear" w:color="auto" w:fill="auto"/>
          </w:tcPr>
          <w:p w14:paraId="00000510" w14:textId="77777777" w:rsidR="007D10DD" w:rsidRDefault="00000000">
            <w:r>
              <w:t>NA</w:t>
            </w:r>
          </w:p>
        </w:tc>
        <w:tc>
          <w:tcPr>
            <w:tcW w:w="2467" w:type="dxa"/>
          </w:tcPr>
          <w:p w14:paraId="00000511" w14:textId="77777777" w:rsidR="007D10DD" w:rsidRDefault="00000000">
            <w:r>
              <w:t>2012—2021</w:t>
            </w:r>
          </w:p>
        </w:tc>
        <w:tc>
          <w:tcPr>
            <w:tcW w:w="1688" w:type="dxa"/>
          </w:tcPr>
          <w:p w14:paraId="00000512" w14:textId="77777777" w:rsidR="007D10DD" w:rsidRDefault="00000000">
            <w:r>
              <w:t>None Reported</w:t>
            </w:r>
          </w:p>
        </w:tc>
      </w:tr>
      <w:tr w:rsidR="007D10DD" w14:paraId="2C917472" w14:textId="77777777">
        <w:tc>
          <w:tcPr>
            <w:tcW w:w="625" w:type="dxa"/>
            <w:vAlign w:val="bottom"/>
          </w:tcPr>
          <w:p w14:paraId="00000513" w14:textId="77777777" w:rsidR="007D10DD" w:rsidRDefault="00000000">
            <w:r>
              <w:t>143</w:t>
            </w:r>
          </w:p>
        </w:tc>
        <w:tc>
          <w:tcPr>
            <w:tcW w:w="1980" w:type="dxa"/>
          </w:tcPr>
          <w:p w14:paraId="00000514" w14:textId="77777777" w:rsidR="007D10DD" w:rsidRDefault="00000000">
            <w:sdt>
              <w:sdtPr>
                <w:tag w:val="goog_rdk_15"/>
                <w:id w:val="1850908997"/>
              </w:sdtPr>
              <w:sdtContent>
                <w:commentRangeStart w:id="551"/>
              </w:sdtContent>
            </w:sdt>
            <w:r>
              <w:t xml:space="preserve">UN </w:t>
            </w:r>
            <w:commentRangeEnd w:id="551"/>
            <w:r>
              <w:commentReference w:id="551"/>
            </w:r>
            <w:r>
              <w:t>Capital Development Fund</w:t>
            </w:r>
          </w:p>
        </w:tc>
        <w:tc>
          <w:tcPr>
            <w:tcW w:w="1170" w:type="dxa"/>
            <w:shd w:val="clear" w:color="auto" w:fill="C5E0B3"/>
          </w:tcPr>
          <w:p w14:paraId="00000515" w14:textId="77777777" w:rsidR="007D10DD" w:rsidRDefault="00000000">
            <w:r>
              <w:t>Yes</w:t>
            </w:r>
          </w:p>
        </w:tc>
        <w:tc>
          <w:tcPr>
            <w:tcW w:w="990" w:type="dxa"/>
          </w:tcPr>
          <w:p w14:paraId="00000516" w14:textId="77777777" w:rsidR="007D10DD" w:rsidRDefault="00000000">
            <w:r>
              <w:t>No</w:t>
            </w:r>
          </w:p>
        </w:tc>
        <w:tc>
          <w:tcPr>
            <w:tcW w:w="885" w:type="dxa"/>
            <w:shd w:val="clear" w:color="auto" w:fill="auto"/>
          </w:tcPr>
          <w:p w14:paraId="00000517" w14:textId="77777777" w:rsidR="007D10DD" w:rsidRDefault="00000000">
            <w:r>
              <w:t>NA</w:t>
            </w:r>
          </w:p>
        </w:tc>
        <w:tc>
          <w:tcPr>
            <w:tcW w:w="2467" w:type="dxa"/>
          </w:tcPr>
          <w:p w14:paraId="00000518" w14:textId="77777777" w:rsidR="007D10DD" w:rsidRDefault="00000000">
            <w:r>
              <w:t>2005—2020</w:t>
            </w:r>
          </w:p>
        </w:tc>
        <w:tc>
          <w:tcPr>
            <w:tcW w:w="1688" w:type="dxa"/>
          </w:tcPr>
          <w:p w14:paraId="00000519" w14:textId="77777777" w:rsidR="007D10DD" w:rsidRDefault="00000000">
            <w:r>
              <w:t>$38M</w:t>
            </w:r>
            <w:r>
              <w:rPr>
                <w:vertAlign w:val="superscript"/>
              </w:rPr>
              <w:footnoteReference w:id="96"/>
            </w:r>
          </w:p>
        </w:tc>
      </w:tr>
      <w:tr w:rsidR="007D10DD" w14:paraId="52C71C1B" w14:textId="77777777">
        <w:tc>
          <w:tcPr>
            <w:tcW w:w="625" w:type="dxa"/>
            <w:vAlign w:val="bottom"/>
          </w:tcPr>
          <w:p w14:paraId="0000051A" w14:textId="77777777" w:rsidR="007D10DD" w:rsidRDefault="00000000">
            <w:r>
              <w:t>144</w:t>
            </w:r>
          </w:p>
        </w:tc>
        <w:tc>
          <w:tcPr>
            <w:tcW w:w="1980" w:type="dxa"/>
          </w:tcPr>
          <w:p w14:paraId="0000051B" w14:textId="77777777" w:rsidR="007D10DD" w:rsidRDefault="00000000">
            <w:r>
              <w:t>UN Children's Fund (UNICEF)</w:t>
            </w:r>
          </w:p>
        </w:tc>
        <w:tc>
          <w:tcPr>
            <w:tcW w:w="1170" w:type="dxa"/>
          </w:tcPr>
          <w:p w14:paraId="0000051C" w14:textId="77777777" w:rsidR="007D10DD" w:rsidRDefault="00000000">
            <w:r>
              <w:t>Yes</w:t>
            </w:r>
          </w:p>
        </w:tc>
        <w:tc>
          <w:tcPr>
            <w:tcW w:w="990" w:type="dxa"/>
            <w:shd w:val="clear" w:color="auto" w:fill="C5E0B3"/>
          </w:tcPr>
          <w:p w14:paraId="0000051D" w14:textId="77777777" w:rsidR="007D10DD" w:rsidRDefault="00000000">
            <w:r>
              <w:t>Yes</w:t>
            </w:r>
            <w:r>
              <w:rPr>
                <w:vertAlign w:val="superscript"/>
              </w:rPr>
              <w:footnoteReference w:id="97"/>
            </w:r>
          </w:p>
        </w:tc>
        <w:tc>
          <w:tcPr>
            <w:tcW w:w="885" w:type="dxa"/>
            <w:shd w:val="clear" w:color="auto" w:fill="auto"/>
          </w:tcPr>
          <w:p w14:paraId="0000051E" w14:textId="77777777" w:rsidR="007D10DD" w:rsidRDefault="00000000">
            <w:r>
              <w:t>NA</w:t>
            </w:r>
          </w:p>
        </w:tc>
        <w:tc>
          <w:tcPr>
            <w:tcW w:w="2467" w:type="dxa"/>
          </w:tcPr>
          <w:p w14:paraId="0000051F" w14:textId="77777777" w:rsidR="007D10DD" w:rsidRDefault="00000000">
            <w:r>
              <w:t>2005—2020</w:t>
            </w:r>
          </w:p>
        </w:tc>
        <w:tc>
          <w:tcPr>
            <w:tcW w:w="1688" w:type="dxa"/>
          </w:tcPr>
          <w:p w14:paraId="00000520" w14:textId="77777777" w:rsidR="007D10DD" w:rsidRDefault="00000000">
            <w:r>
              <w:t>$2923M</w:t>
            </w:r>
          </w:p>
        </w:tc>
      </w:tr>
      <w:tr w:rsidR="007D10DD" w14:paraId="24FDF2A5" w14:textId="77777777">
        <w:tc>
          <w:tcPr>
            <w:tcW w:w="625" w:type="dxa"/>
            <w:vAlign w:val="bottom"/>
          </w:tcPr>
          <w:p w14:paraId="00000521" w14:textId="77777777" w:rsidR="007D10DD" w:rsidRDefault="00000000">
            <w:r>
              <w:t>145</w:t>
            </w:r>
          </w:p>
        </w:tc>
        <w:tc>
          <w:tcPr>
            <w:tcW w:w="1980" w:type="dxa"/>
          </w:tcPr>
          <w:p w14:paraId="00000522" w14:textId="77777777" w:rsidR="007D10DD" w:rsidRDefault="00000000">
            <w:r>
              <w:t>UN Educational, Scientific and Cultural Organization (</w:t>
            </w:r>
            <w:sdt>
              <w:sdtPr>
                <w:tag w:val="goog_rdk_16"/>
                <w:id w:val="1998300803"/>
              </w:sdtPr>
              <w:sdtContent>
                <w:commentRangeStart w:id="552"/>
              </w:sdtContent>
            </w:sdt>
            <w:r>
              <w:t>UNESCO</w:t>
            </w:r>
            <w:commentRangeEnd w:id="552"/>
            <w:r>
              <w:commentReference w:id="552"/>
            </w:r>
            <w:r>
              <w:t>)</w:t>
            </w:r>
          </w:p>
        </w:tc>
        <w:tc>
          <w:tcPr>
            <w:tcW w:w="1170" w:type="dxa"/>
            <w:shd w:val="clear" w:color="auto" w:fill="C5E0B3"/>
          </w:tcPr>
          <w:p w14:paraId="00000523" w14:textId="77777777" w:rsidR="007D10DD" w:rsidRDefault="00000000">
            <w:r>
              <w:t>Yes</w:t>
            </w:r>
          </w:p>
        </w:tc>
        <w:tc>
          <w:tcPr>
            <w:tcW w:w="990" w:type="dxa"/>
          </w:tcPr>
          <w:p w14:paraId="00000524" w14:textId="77777777" w:rsidR="007D10DD" w:rsidRDefault="00000000">
            <w:r>
              <w:t>No</w:t>
            </w:r>
          </w:p>
        </w:tc>
        <w:tc>
          <w:tcPr>
            <w:tcW w:w="885" w:type="dxa"/>
            <w:shd w:val="clear" w:color="auto" w:fill="auto"/>
          </w:tcPr>
          <w:p w14:paraId="00000525" w14:textId="77777777" w:rsidR="007D10DD" w:rsidRDefault="00000000">
            <w:r>
              <w:t>NA</w:t>
            </w:r>
          </w:p>
        </w:tc>
        <w:tc>
          <w:tcPr>
            <w:tcW w:w="2467" w:type="dxa"/>
          </w:tcPr>
          <w:p w14:paraId="00000526" w14:textId="77777777" w:rsidR="007D10DD" w:rsidRDefault="00000000">
            <w:r>
              <w:t>2005—2021</w:t>
            </w:r>
          </w:p>
        </w:tc>
        <w:tc>
          <w:tcPr>
            <w:tcW w:w="1688" w:type="dxa"/>
          </w:tcPr>
          <w:p w14:paraId="00000527" w14:textId="77777777" w:rsidR="007D10DD" w:rsidRDefault="00000000">
            <w:r>
              <w:t>$163M</w:t>
            </w:r>
            <w:r>
              <w:rPr>
                <w:vertAlign w:val="superscript"/>
              </w:rPr>
              <w:footnoteReference w:id="98"/>
            </w:r>
          </w:p>
        </w:tc>
      </w:tr>
      <w:tr w:rsidR="007D10DD" w14:paraId="1DE75367" w14:textId="77777777">
        <w:tc>
          <w:tcPr>
            <w:tcW w:w="625" w:type="dxa"/>
            <w:vAlign w:val="bottom"/>
          </w:tcPr>
          <w:p w14:paraId="00000528" w14:textId="77777777" w:rsidR="007D10DD" w:rsidRDefault="00000000">
            <w:r>
              <w:t>146</w:t>
            </w:r>
          </w:p>
        </w:tc>
        <w:tc>
          <w:tcPr>
            <w:tcW w:w="1980" w:type="dxa"/>
          </w:tcPr>
          <w:p w14:paraId="00000529" w14:textId="77777777" w:rsidR="007D10DD" w:rsidRDefault="00000000">
            <w:r>
              <w:t>UN High Commissioner for Refugees (UNHCR)</w:t>
            </w:r>
          </w:p>
        </w:tc>
        <w:tc>
          <w:tcPr>
            <w:tcW w:w="1170" w:type="dxa"/>
          </w:tcPr>
          <w:p w14:paraId="0000052A" w14:textId="77777777" w:rsidR="007D10DD" w:rsidRDefault="00000000">
            <w:r>
              <w:t xml:space="preserve">Yes </w:t>
            </w:r>
          </w:p>
        </w:tc>
        <w:tc>
          <w:tcPr>
            <w:tcW w:w="990" w:type="dxa"/>
            <w:shd w:val="clear" w:color="auto" w:fill="C5E0B3"/>
          </w:tcPr>
          <w:p w14:paraId="0000052B" w14:textId="77777777" w:rsidR="007D10DD" w:rsidRDefault="00000000">
            <w:r>
              <w:t>Yes</w:t>
            </w:r>
            <w:r>
              <w:rPr>
                <w:vertAlign w:val="superscript"/>
              </w:rPr>
              <w:footnoteReference w:id="99"/>
            </w:r>
          </w:p>
        </w:tc>
        <w:tc>
          <w:tcPr>
            <w:tcW w:w="885" w:type="dxa"/>
            <w:shd w:val="clear" w:color="auto" w:fill="auto"/>
          </w:tcPr>
          <w:p w14:paraId="0000052C" w14:textId="77777777" w:rsidR="007D10DD" w:rsidRDefault="00000000">
            <w:r>
              <w:t>NA</w:t>
            </w:r>
          </w:p>
        </w:tc>
        <w:tc>
          <w:tcPr>
            <w:tcW w:w="2467" w:type="dxa"/>
          </w:tcPr>
          <w:p w14:paraId="0000052D" w14:textId="77777777" w:rsidR="007D10DD" w:rsidRDefault="00000000">
            <w:r>
              <w:t>2011—2021</w:t>
            </w:r>
          </w:p>
        </w:tc>
        <w:tc>
          <w:tcPr>
            <w:tcW w:w="1688" w:type="dxa"/>
          </w:tcPr>
          <w:p w14:paraId="0000052E" w14:textId="77777777" w:rsidR="007D10DD" w:rsidRDefault="00000000">
            <w:r>
              <w:t>$835M</w:t>
            </w:r>
          </w:p>
        </w:tc>
      </w:tr>
      <w:tr w:rsidR="007D10DD" w14:paraId="54F83E38" w14:textId="77777777">
        <w:tc>
          <w:tcPr>
            <w:tcW w:w="625" w:type="dxa"/>
            <w:vAlign w:val="bottom"/>
          </w:tcPr>
          <w:p w14:paraId="0000052F" w14:textId="77777777" w:rsidR="007D10DD" w:rsidRDefault="00000000">
            <w:r>
              <w:t>147</w:t>
            </w:r>
          </w:p>
        </w:tc>
        <w:tc>
          <w:tcPr>
            <w:tcW w:w="1980" w:type="dxa"/>
          </w:tcPr>
          <w:p w14:paraId="00000530" w14:textId="77777777" w:rsidR="007D10DD" w:rsidRDefault="00000000">
            <w:r>
              <w:t xml:space="preserve">UN International Labor </w:t>
            </w:r>
            <w:r>
              <w:lastRenderedPageBreak/>
              <w:t>Organization (ILO)</w:t>
            </w:r>
          </w:p>
        </w:tc>
        <w:tc>
          <w:tcPr>
            <w:tcW w:w="1170" w:type="dxa"/>
          </w:tcPr>
          <w:p w14:paraId="00000531" w14:textId="77777777" w:rsidR="007D10DD" w:rsidRDefault="00000000">
            <w:r>
              <w:lastRenderedPageBreak/>
              <w:t xml:space="preserve">Yes </w:t>
            </w:r>
          </w:p>
        </w:tc>
        <w:tc>
          <w:tcPr>
            <w:tcW w:w="990" w:type="dxa"/>
            <w:shd w:val="clear" w:color="auto" w:fill="C5E0B3"/>
          </w:tcPr>
          <w:p w14:paraId="00000532" w14:textId="77777777" w:rsidR="007D10DD" w:rsidRDefault="00000000">
            <w:r>
              <w:t>Yes</w:t>
            </w:r>
            <w:r>
              <w:rPr>
                <w:vertAlign w:val="superscript"/>
              </w:rPr>
              <w:footnoteReference w:id="100"/>
            </w:r>
          </w:p>
        </w:tc>
        <w:tc>
          <w:tcPr>
            <w:tcW w:w="885" w:type="dxa"/>
            <w:shd w:val="clear" w:color="auto" w:fill="auto"/>
          </w:tcPr>
          <w:p w14:paraId="00000533" w14:textId="77777777" w:rsidR="007D10DD" w:rsidRDefault="00000000">
            <w:r>
              <w:t>NA</w:t>
            </w:r>
          </w:p>
        </w:tc>
        <w:tc>
          <w:tcPr>
            <w:tcW w:w="2467" w:type="dxa"/>
          </w:tcPr>
          <w:p w14:paraId="00000534" w14:textId="77777777" w:rsidR="007D10DD" w:rsidRDefault="00000000">
            <w:r>
              <w:t>2008—2020</w:t>
            </w:r>
          </w:p>
        </w:tc>
        <w:tc>
          <w:tcPr>
            <w:tcW w:w="1688" w:type="dxa"/>
          </w:tcPr>
          <w:p w14:paraId="00000535" w14:textId="77777777" w:rsidR="007D10DD" w:rsidRDefault="00000000">
            <w:r>
              <w:t>$216M</w:t>
            </w:r>
          </w:p>
        </w:tc>
      </w:tr>
      <w:tr w:rsidR="007D10DD" w14:paraId="04CFC0AD" w14:textId="77777777">
        <w:tc>
          <w:tcPr>
            <w:tcW w:w="625" w:type="dxa"/>
            <w:vAlign w:val="bottom"/>
          </w:tcPr>
          <w:p w14:paraId="00000536" w14:textId="77777777" w:rsidR="007D10DD" w:rsidRDefault="00000000">
            <w:r>
              <w:t>148</w:t>
            </w:r>
          </w:p>
        </w:tc>
        <w:tc>
          <w:tcPr>
            <w:tcW w:w="1980" w:type="dxa"/>
          </w:tcPr>
          <w:p w14:paraId="00000537" w14:textId="77777777" w:rsidR="007D10DD" w:rsidRDefault="00000000">
            <w:r>
              <w:t>UN Food and Agriculture Organization (</w:t>
            </w:r>
            <w:sdt>
              <w:sdtPr>
                <w:tag w:val="goog_rdk_17"/>
                <w:id w:val="-1527794704"/>
              </w:sdtPr>
              <w:sdtContent>
                <w:commentRangeStart w:id="553"/>
              </w:sdtContent>
            </w:sdt>
            <w:sdt>
              <w:sdtPr>
                <w:tag w:val="goog_rdk_18"/>
                <w:id w:val="1472337579"/>
              </w:sdtPr>
              <w:sdtContent>
                <w:commentRangeStart w:id="554"/>
              </w:sdtContent>
            </w:sdt>
            <w:r>
              <w:t>FAO</w:t>
            </w:r>
            <w:commentRangeEnd w:id="553"/>
            <w:r>
              <w:commentReference w:id="553"/>
            </w:r>
            <w:commentRangeEnd w:id="554"/>
            <w:r>
              <w:commentReference w:id="554"/>
            </w:r>
            <w:r>
              <w:t>)</w:t>
            </w:r>
          </w:p>
        </w:tc>
        <w:tc>
          <w:tcPr>
            <w:tcW w:w="1170" w:type="dxa"/>
            <w:shd w:val="clear" w:color="auto" w:fill="C5E0B3"/>
          </w:tcPr>
          <w:p w14:paraId="00000538" w14:textId="77777777" w:rsidR="007D10DD" w:rsidRDefault="00000000">
            <w:r>
              <w:t>Yes</w:t>
            </w:r>
            <w:r>
              <w:rPr>
                <w:vertAlign w:val="superscript"/>
              </w:rPr>
              <w:footnoteReference w:id="101"/>
            </w:r>
          </w:p>
        </w:tc>
        <w:tc>
          <w:tcPr>
            <w:tcW w:w="990" w:type="dxa"/>
          </w:tcPr>
          <w:p w14:paraId="00000539" w14:textId="77777777" w:rsidR="007D10DD" w:rsidRDefault="00000000">
            <w:r>
              <w:t>Yes</w:t>
            </w:r>
          </w:p>
        </w:tc>
        <w:tc>
          <w:tcPr>
            <w:tcW w:w="885" w:type="dxa"/>
            <w:shd w:val="clear" w:color="auto" w:fill="auto"/>
          </w:tcPr>
          <w:p w14:paraId="0000053A" w14:textId="77777777" w:rsidR="007D10DD" w:rsidRDefault="00000000">
            <w:r>
              <w:t>NA</w:t>
            </w:r>
          </w:p>
        </w:tc>
        <w:tc>
          <w:tcPr>
            <w:tcW w:w="2467" w:type="dxa"/>
          </w:tcPr>
          <w:p w14:paraId="0000053B" w14:textId="77777777" w:rsidR="007D10DD" w:rsidRDefault="00000000">
            <w:r>
              <w:t>2006—2021</w:t>
            </w:r>
          </w:p>
        </w:tc>
        <w:tc>
          <w:tcPr>
            <w:tcW w:w="1688" w:type="dxa"/>
          </w:tcPr>
          <w:p w14:paraId="0000053C" w14:textId="77777777" w:rsidR="007D10DD" w:rsidRDefault="00000000">
            <w:r>
              <w:t>$1584M</w:t>
            </w:r>
            <w:r>
              <w:rPr>
                <w:vertAlign w:val="superscript"/>
              </w:rPr>
              <w:footnoteReference w:id="102"/>
            </w:r>
          </w:p>
        </w:tc>
      </w:tr>
      <w:tr w:rsidR="007D10DD" w14:paraId="6B01D0A6" w14:textId="77777777">
        <w:tc>
          <w:tcPr>
            <w:tcW w:w="625" w:type="dxa"/>
            <w:vAlign w:val="bottom"/>
          </w:tcPr>
          <w:p w14:paraId="0000053D" w14:textId="77777777" w:rsidR="007D10DD" w:rsidRDefault="00000000">
            <w:r>
              <w:t>149</w:t>
            </w:r>
          </w:p>
        </w:tc>
        <w:tc>
          <w:tcPr>
            <w:tcW w:w="1980" w:type="dxa"/>
          </w:tcPr>
          <w:p w14:paraId="0000053E" w14:textId="77777777" w:rsidR="007D10DD" w:rsidRDefault="00000000">
            <w:r>
              <w:t>UN Industrial Development Organization (</w:t>
            </w:r>
            <w:sdt>
              <w:sdtPr>
                <w:tag w:val="goog_rdk_19"/>
                <w:id w:val="1648244025"/>
              </w:sdtPr>
              <w:sdtContent>
                <w:commentRangeStart w:id="555"/>
              </w:sdtContent>
            </w:sdt>
            <w:r>
              <w:t>UNIDO</w:t>
            </w:r>
            <w:commentRangeEnd w:id="555"/>
            <w:r>
              <w:commentReference w:id="555"/>
            </w:r>
            <w:r>
              <w:t>)</w:t>
            </w:r>
          </w:p>
        </w:tc>
        <w:tc>
          <w:tcPr>
            <w:tcW w:w="1170" w:type="dxa"/>
            <w:shd w:val="clear" w:color="auto" w:fill="C5E0B3"/>
          </w:tcPr>
          <w:p w14:paraId="0000053F" w14:textId="77777777" w:rsidR="007D10DD" w:rsidRDefault="00000000">
            <w:r>
              <w:t>Yes</w:t>
            </w:r>
          </w:p>
        </w:tc>
        <w:tc>
          <w:tcPr>
            <w:tcW w:w="990" w:type="dxa"/>
          </w:tcPr>
          <w:p w14:paraId="00000540" w14:textId="77777777" w:rsidR="007D10DD" w:rsidRDefault="00000000">
            <w:r>
              <w:t>No</w:t>
            </w:r>
          </w:p>
        </w:tc>
        <w:tc>
          <w:tcPr>
            <w:tcW w:w="885" w:type="dxa"/>
            <w:shd w:val="clear" w:color="auto" w:fill="auto"/>
          </w:tcPr>
          <w:p w14:paraId="00000541" w14:textId="77777777" w:rsidR="007D10DD" w:rsidRDefault="00000000">
            <w:r>
              <w:t>NA</w:t>
            </w:r>
          </w:p>
        </w:tc>
        <w:tc>
          <w:tcPr>
            <w:tcW w:w="2467" w:type="dxa"/>
          </w:tcPr>
          <w:p w14:paraId="00000542" w14:textId="77777777" w:rsidR="007D10DD" w:rsidRDefault="00000000">
            <w:r>
              <w:t>2005—2021</w:t>
            </w:r>
          </w:p>
        </w:tc>
        <w:tc>
          <w:tcPr>
            <w:tcW w:w="1688" w:type="dxa"/>
          </w:tcPr>
          <w:p w14:paraId="00000543" w14:textId="77777777" w:rsidR="007D10DD" w:rsidRDefault="00000000">
            <w:r>
              <w:t>$9.5M</w:t>
            </w:r>
            <w:r>
              <w:rPr>
                <w:vertAlign w:val="superscript"/>
              </w:rPr>
              <w:footnoteReference w:id="103"/>
            </w:r>
          </w:p>
        </w:tc>
      </w:tr>
      <w:tr w:rsidR="007D10DD" w14:paraId="20810F99" w14:textId="77777777">
        <w:tc>
          <w:tcPr>
            <w:tcW w:w="625" w:type="dxa"/>
            <w:vAlign w:val="bottom"/>
          </w:tcPr>
          <w:p w14:paraId="00000544" w14:textId="77777777" w:rsidR="007D10DD" w:rsidRDefault="00000000">
            <w:r>
              <w:t>150</w:t>
            </w:r>
          </w:p>
        </w:tc>
        <w:tc>
          <w:tcPr>
            <w:tcW w:w="1980" w:type="dxa"/>
          </w:tcPr>
          <w:p w14:paraId="00000545" w14:textId="77777777" w:rsidR="007D10DD" w:rsidRDefault="00000000">
            <w:r>
              <w:t>UN Office for Project Services (UNOPS)</w:t>
            </w:r>
            <w:r>
              <w:rPr>
                <w:vertAlign w:val="superscript"/>
              </w:rPr>
              <w:footnoteReference w:id="104"/>
            </w:r>
          </w:p>
        </w:tc>
        <w:tc>
          <w:tcPr>
            <w:tcW w:w="1170" w:type="dxa"/>
          </w:tcPr>
          <w:p w14:paraId="00000546" w14:textId="77777777" w:rsidR="007D10DD" w:rsidRDefault="00000000">
            <w:r>
              <w:t>Yes</w:t>
            </w:r>
          </w:p>
        </w:tc>
        <w:tc>
          <w:tcPr>
            <w:tcW w:w="990" w:type="dxa"/>
          </w:tcPr>
          <w:p w14:paraId="00000547" w14:textId="77777777" w:rsidR="007D10DD" w:rsidRDefault="00000000">
            <w:r>
              <w:t>No</w:t>
            </w:r>
          </w:p>
        </w:tc>
        <w:tc>
          <w:tcPr>
            <w:tcW w:w="885" w:type="dxa"/>
            <w:shd w:val="clear" w:color="auto" w:fill="auto"/>
          </w:tcPr>
          <w:p w14:paraId="00000548" w14:textId="77777777" w:rsidR="007D10DD" w:rsidRDefault="00000000">
            <w:r>
              <w:t>NA</w:t>
            </w:r>
          </w:p>
        </w:tc>
        <w:tc>
          <w:tcPr>
            <w:tcW w:w="2467" w:type="dxa"/>
          </w:tcPr>
          <w:p w14:paraId="00000549" w14:textId="77777777" w:rsidR="007D10DD" w:rsidRDefault="00000000">
            <w:r>
              <w:t>None</w:t>
            </w:r>
          </w:p>
        </w:tc>
        <w:tc>
          <w:tcPr>
            <w:tcW w:w="1688" w:type="dxa"/>
          </w:tcPr>
          <w:p w14:paraId="0000054A" w14:textId="77777777" w:rsidR="007D10DD" w:rsidRDefault="00000000">
            <w:r>
              <w:t>None</w:t>
            </w:r>
          </w:p>
        </w:tc>
      </w:tr>
      <w:tr w:rsidR="007D10DD" w14:paraId="42FA4AD5" w14:textId="77777777">
        <w:tc>
          <w:tcPr>
            <w:tcW w:w="625" w:type="dxa"/>
            <w:vAlign w:val="bottom"/>
          </w:tcPr>
          <w:p w14:paraId="0000054B" w14:textId="77777777" w:rsidR="007D10DD" w:rsidRDefault="00000000">
            <w:r>
              <w:t>151</w:t>
            </w:r>
          </w:p>
        </w:tc>
        <w:tc>
          <w:tcPr>
            <w:tcW w:w="1980" w:type="dxa"/>
          </w:tcPr>
          <w:p w14:paraId="0000054C" w14:textId="77777777" w:rsidR="007D10DD" w:rsidRDefault="00000000">
            <w:r>
              <w:t>UN Office for the Coordination of Humanitarian Affairs (OCHA)</w:t>
            </w:r>
            <w:r>
              <w:rPr>
                <w:vertAlign w:val="superscript"/>
              </w:rPr>
              <w:footnoteReference w:id="105"/>
            </w:r>
          </w:p>
        </w:tc>
        <w:tc>
          <w:tcPr>
            <w:tcW w:w="1170" w:type="dxa"/>
          </w:tcPr>
          <w:p w14:paraId="0000054D" w14:textId="77777777" w:rsidR="007D10DD" w:rsidRDefault="00000000">
            <w:r>
              <w:t>Yes</w:t>
            </w:r>
          </w:p>
        </w:tc>
        <w:tc>
          <w:tcPr>
            <w:tcW w:w="990" w:type="dxa"/>
          </w:tcPr>
          <w:p w14:paraId="0000054E" w14:textId="77777777" w:rsidR="007D10DD" w:rsidRDefault="00000000">
            <w:r>
              <w:t>No</w:t>
            </w:r>
          </w:p>
        </w:tc>
        <w:tc>
          <w:tcPr>
            <w:tcW w:w="885" w:type="dxa"/>
            <w:shd w:val="clear" w:color="auto" w:fill="auto"/>
          </w:tcPr>
          <w:p w14:paraId="0000054F" w14:textId="77777777" w:rsidR="007D10DD" w:rsidRDefault="00000000">
            <w:r>
              <w:t>NA</w:t>
            </w:r>
          </w:p>
        </w:tc>
        <w:tc>
          <w:tcPr>
            <w:tcW w:w="2467" w:type="dxa"/>
          </w:tcPr>
          <w:p w14:paraId="00000550" w14:textId="77777777" w:rsidR="007D10DD" w:rsidRDefault="00000000">
            <w:r>
              <w:t>NA</w:t>
            </w:r>
          </w:p>
        </w:tc>
        <w:tc>
          <w:tcPr>
            <w:tcW w:w="1688" w:type="dxa"/>
          </w:tcPr>
          <w:p w14:paraId="00000551" w14:textId="77777777" w:rsidR="007D10DD" w:rsidRDefault="00000000">
            <w:r>
              <w:t>NA</w:t>
            </w:r>
          </w:p>
        </w:tc>
      </w:tr>
      <w:tr w:rsidR="007D10DD" w14:paraId="33F0CA33" w14:textId="77777777">
        <w:tc>
          <w:tcPr>
            <w:tcW w:w="625" w:type="dxa"/>
            <w:vAlign w:val="bottom"/>
          </w:tcPr>
          <w:p w14:paraId="00000552" w14:textId="77777777" w:rsidR="007D10DD" w:rsidRDefault="00000000">
            <w:r>
              <w:t>152</w:t>
            </w:r>
          </w:p>
        </w:tc>
        <w:tc>
          <w:tcPr>
            <w:tcW w:w="1980" w:type="dxa"/>
          </w:tcPr>
          <w:p w14:paraId="00000553" w14:textId="77777777" w:rsidR="007D10DD" w:rsidRDefault="00000000">
            <w:r>
              <w:t>UN OCHA Country Based Pooled Funds</w:t>
            </w:r>
            <w:r>
              <w:rPr>
                <w:vertAlign w:val="superscript"/>
              </w:rPr>
              <w:footnoteReference w:id="106"/>
            </w:r>
          </w:p>
        </w:tc>
        <w:tc>
          <w:tcPr>
            <w:tcW w:w="1170" w:type="dxa"/>
          </w:tcPr>
          <w:p w14:paraId="00000554" w14:textId="77777777" w:rsidR="007D10DD" w:rsidRDefault="00000000">
            <w:r>
              <w:t>Yes</w:t>
            </w:r>
          </w:p>
        </w:tc>
        <w:tc>
          <w:tcPr>
            <w:tcW w:w="990" w:type="dxa"/>
          </w:tcPr>
          <w:p w14:paraId="00000555" w14:textId="77777777" w:rsidR="007D10DD" w:rsidRDefault="00000000">
            <w:r>
              <w:t>No</w:t>
            </w:r>
          </w:p>
        </w:tc>
        <w:tc>
          <w:tcPr>
            <w:tcW w:w="885" w:type="dxa"/>
            <w:shd w:val="clear" w:color="auto" w:fill="auto"/>
          </w:tcPr>
          <w:p w14:paraId="00000556" w14:textId="77777777" w:rsidR="007D10DD" w:rsidRDefault="00000000">
            <w:r>
              <w:t>NA</w:t>
            </w:r>
          </w:p>
        </w:tc>
        <w:tc>
          <w:tcPr>
            <w:tcW w:w="2467" w:type="dxa"/>
          </w:tcPr>
          <w:p w14:paraId="00000557" w14:textId="77777777" w:rsidR="007D10DD" w:rsidRDefault="00000000">
            <w:r>
              <w:t>None</w:t>
            </w:r>
          </w:p>
        </w:tc>
        <w:tc>
          <w:tcPr>
            <w:tcW w:w="1688" w:type="dxa"/>
          </w:tcPr>
          <w:p w14:paraId="00000558" w14:textId="77777777" w:rsidR="007D10DD" w:rsidRDefault="00000000">
            <w:r>
              <w:t>None</w:t>
            </w:r>
          </w:p>
        </w:tc>
      </w:tr>
      <w:tr w:rsidR="007D10DD" w14:paraId="3D3B014C" w14:textId="77777777">
        <w:tc>
          <w:tcPr>
            <w:tcW w:w="625" w:type="dxa"/>
            <w:vAlign w:val="bottom"/>
          </w:tcPr>
          <w:p w14:paraId="00000559" w14:textId="77777777" w:rsidR="007D10DD" w:rsidRDefault="00000000">
            <w:r>
              <w:t>153</w:t>
            </w:r>
          </w:p>
        </w:tc>
        <w:tc>
          <w:tcPr>
            <w:tcW w:w="1980" w:type="dxa"/>
          </w:tcPr>
          <w:p w14:paraId="0000055A" w14:textId="77777777" w:rsidR="007D10DD" w:rsidRDefault="00000000">
            <w:r>
              <w:t>UN Population Fund (UNFPA)</w:t>
            </w:r>
          </w:p>
        </w:tc>
        <w:tc>
          <w:tcPr>
            <w:tcW w:w="1170" w:type="dxa"/>
          </w:tcPr>
          <w:p w14:paraId="0000055B" w14:textId="77777777" w:rsidR="007D10DD" w:rsidRDefault="00000000">
            <w:r>
              <w:t>Yes</w:t>
            </w:r>
          </w:p>
        </w:tc>
        <w:tc>
          <w:tcPr>
            <w:tcW w:w="990" w:type="dxa"/>
            <w:shd w:val="clear" w:color="auto" w:fill="C5E0B3"/>
          </w:tcPr>
          <w:p w14:paraId="0000055C" w14:textId="77777777" w:rsidR="007D10DD" w:rsidRDefault="00000000">
            <w:r>
              <w:t>Yes</w:t>
            </w:r>
            <w:r>
              <w:rPr>
                <w:vertAlign w:val="superscript"/>
              </w:rPr>
              <w:footnoteReference w:id="107"/>
            </w:r>
          </w:p>
        </w:tc>
        <w:tc>
          <w:tcPr>
            <w:tcW w:w="885" w:type="dxa"/>
            <w:shd w:val="clear" w:color="auto" w:fill="auto"/>
          </w:tcPr>
          <w:p w14:paraId="0000055D" w14:textId="77777777" w:rsidR="007D10DD" w:rsidRDefault="00000000">
            <w:r>
              <w:t>NA</w:t>
            </w:r>
          </w:p>
        </w:tc>
        <w:tc>
          <w:tcPr>
            <w:tcW w:w="2467" w:type="dxa"/>
          </w:tcPr>
          <w:p w14:paraId="0000055E" w14:textId="77777777" w:rsidR="007D10DD" w:rsidRDefault="00000000">
            <w:r>
              <w:t>2005—2020</w:t>
            </w:r>
          </w:p>
        </w:tc>
        <w:tc>
          <w:tcPr>
            <w:tcW w:w="1688" w:type="dxa"/>
          </w:tcPr>
          <w:p w14:paraId="0000055F" w14:textId="77777777" w:rsidR="007D10DD" w:rsidRDefault="00000000">
            <w:r>
              <w:t>$1083M</w:t>
            </w:r>
          </w:p>
        </w:tc>
      </w:tr>
      <w:tr w:rsidR="007D10DD" w14:paraId="6EE8557D" w14:textId="77777777">
        <w:tc>
          <w:tcPr>
            <w:tcW w:w="625" w:type="dxa"/>
            <w:vAlign w:val="bottom"/>
          </w:tcPr>
          <w:p w14:paraId="00000560" w14:textId="77777777" w:rsidR="007D10DD" w:rsidRDefault="00000000">
            <w:r>
              <w:t>154</w:t>
            </w:r>
          </w:p>
        </w:tc>
        <w:tc>
          <w:tcPr>
            <w:tcW w:w="1980" w:type="dxa"/>
          </w:tcPr>
          <w:p w14:paraId="00000561" w14:textId="77777777" w:rsidR="007D10DD" w:rsidRDefault="00000000">
            <w:r>
              <w:t>UN World Food Program (WFP)</w:t>
            </w:r>
          </w:p>
        </w:tc>
        <w:tc>
          <w:tcPr>
            <w:tcW w:w="1170" w:type="dxa"/>
            <w:shd w:val="clear" w:color="auto" w:fill="auto"/>
          </w:tcPr>
          <w:p w14:paraId="00000562" w14:textId="77777777" w:rsidR="007D10DD" w:rsidRDefault="00000000">
            <w:r>
              <w:t>Yes</w:t>
            </w:r>
          </w:p>
        </w:tc>
        <w:tc>
          <w:tcPr>
            <w:tcW w:w="990" w:type="dxa"/>
            <w:shd w:val="clear" w:color="auto" w:fill="C5E0B3"/>
          </w:tcPr>
          <w:p w14:paraId="00000563" w14:textId="77777777" w:rsidR="007D10DD" w:rsidRDefault="00000000">
            <w:r>
              <w:t>Yes</w:t>
            </w:r>
            <w:r>
              <w:rPr>
                <w:vertAlign w:val="superscript"/>
              </w:rPr>
              <w:footnoteReference w:id="108"/>
            </w:r>
          </w:p>
        </w:tc>
        <w:tc>
          <w:tcPr>
            <w:tcW w:w="885" w:type="dxa"/>
            <w:shd w:val="clear" w:color="auto" w:fill="auto"/>
          </w:tcPr>
          <w:p w14:paraId="00000564" w14:textId="77777777" w:rsidR="007D10DD" w:rsidRDefault="00000000">
            <w:r>
              <w:t>NA</w:t>
            </w:r>
          </w:p>
        </w:tc>
        <w:tc>
          <w:tcPr>
            <w:tcW w:w="2467" w:type="dxa"/>
          </w:tcPr>
          <w:p w14:paraId="00000565" w14:textId="77777777" w:rsidR="007D10DD" w:rsidRDefault="00000000">
            <w:r>
              <w:t>2005—2020</w:t>
            </w:r>
          </w:p>
        </w:tc>
        <w:tc>
          <w:tcPr>
            <w:tcW w:w="1688" w:type="dxa"/>
          </w:tcPr>
          <w:p w14:paraId="00000566" w14:textId="77777777" w:rsidR="007D10DD" w:rsidRDefault="00000000">
            <w:r>
              <w:t>$779M</w:t>
            </w:r>
          </w:p>
        </w:tc>
      </w:tr>
      <w:tr w:rsidR="007D10DD" w14:paraId="2FF8379C" w14:textId="77777777">
        <w:tc>
          <w:tcPr>
            <w:tcW w:w="625" w:type="dxa"/>
            <w:vAlign w:val="bottom"/>
          </w:tcPr>
          <w:p w14:paraId="00000567" w14:textId="77777777" w:rsidR="007D10DD" w:rsidRDefault="00000000">
            <w:r>
              <w:t>155</w:t>
            </w:r>
          </w:p>
        </w:tc>
        <w:tc>
          <w:tcPr>
            <w:tcW w:w="1980" w:type="dxa"/>
          </w:tcPr>
          <w:p w14:paraId="00000568" w14:textId="77777777" w:rsidR="007D10DD" w:rsidRDefault="00000000">
            <w:r>
              <w:t>UN World Health Organization (WHO)</w:t>
            </w:r>
          </w:p>
        </w:tc>
        <w:tc>
          <w:tcPr>
            <w:tcW w:w="1170" w:type="dxa"/>
            <w:shd w:val="clear" w:color="auto" w:fill="auto"/>
          </w:tcPr>
          <w:p w14:paraId="00000569" w14:textId="77777777" w:rsidR="007D10DD" w:rsidRDefault="00000000">
            <w:r>
              <w:t>Yes</w:t>
            </w:r>
          </w:p>
        </w:tc>
        <w:tc>
          <w:tcPr>
            <w:tcW w:w="990" w:type="dxa"/>
            <w:shd w:val="clear" w:color="auto" w:fill="C5E0B3"/>
          </w:tcPr>
          <w:p w14:paraId="0000056A" w14:textId="77777777" w:rsidR="007D10DD" w:rsidRDefault="00000000">
            <w:r>
              <w:t>Yes</w:t>
            </w:r>
            <w:r>
              <w:rPr>
                <w:vertAlign w:val="superscript"/>
              </w:rPr>
              <w:footnoteReference w:id="109"/>
            </w:r>
          </w:p>
        </w:tc>
        <w:tc>
          <w:tcPr>
            <w:tcW w:w="885" w:type="dxa"/>
            <w:shd w:val="clear" w:color="auto" w:fill="auto"/>
          </w:tcPr>
          <w:p w14:paraId="0000056B" w14:textId="77777777" w:rsidR="007D10DD" w:rsidRDefault="00000000">
            <w:r>
              <w:t>NA</w:t>
            </w:r>
          </w:p>
        </w:tc>
        <w:tc>
          <w:tcPr>
            <w:tcW w:w="2467" w:type="dxa"/>
          </w:tcPr>
          <w:p w14:paraId="0000056C" w14:textId="77777777" w:rsidR="007D10DD" w:rsidRDefault="00000000">
            <w:r>
              <w:t>2005—2020</w:t>
            </w:r>
          </w:p>
        </w:tc>
        <w:tc>
          <w:tcPr>
            <w:tcW w:w="1688" w:type="dxa"/>
          </w:tcPr>
          <w:p w14:paraId="0000056D" w14:textId="77777777" w:rsidR="007D10DD" w:rsidRDefault="00000000">
            <w:r>
              <w:t>$868M</w:t>
            </w:r>
          </w:p>
        </w:tc>
      </w:tr>
      <w:tr w:rsidR="007D10DD" w14:paraId="4AF9590C" w14:textId="77777777">
        <w:tc>
          <w:tcPr>
            <w:tcW w:w="625" w:type="dxa"/>
            <w:vAlign w:val="bottom"/>
          </w:tcPr>
          <w:p w14:paraId="0000056E" w14:textId="77777777" w:rsidR="007D10DD" w:rsidRDefault="00000000">
            <w:r>
              <w:t>156</w:t>
            </w:r>
          </w:p>
        </w:tc>
        <w:tc>
          <w:tcPr>
            <w:tcW w:w="1980" w:type="dxa"/>
          </w:tcPr>
          <w:p w14:paraId="0000056F" w14:textId="77777777" w:rsidR="007D10DD" w:rsidRDefault="00000000">
            <w:r>
              <w:t>UN World Tourism Organization</w:t>
            </w:r>
            <w:r>
              <w:rPr>
                <w:vertAlign w:val="superscript"/>
              </w:rPr>
              <w:footnoteReference w:id="110"/>
            </w:r>
          </w:p>
        </w:tc>
        <w:tc>
          <w:tcPr>
            <w:tcW w:w="1170" w:type="dxa"/>
          </w:tcPr>
          <w:p w14:paraId="00000570" w14:textId="77777777" w:rsidR="007D10DD" w:rsidRDefault="00000000">
            <w:r>
              <w:t>No</w:t>
            </w:r>
          </w:p>
        </w:tc>
        <w:tc>
          <w:tcPr>
            <w:tcW w:w="990" w:type="dxa"/>
            <w:shd w:val="clear" w:color="auto" w:fill="auto"/>
          </w:tcPr>
          <w:p w14:paraId="00000571" w14:textId="77777777" w:rsidR="007D10DD" w:rsidRDefault="00000000">
            <w:r>
              <w:t>Yes</w:t>
            </w:r>
          </w:p>
        </w:tc>
        <w:tc>
          <w:tcPr>
            <w:tcW w:w="885" w:type="dxa"/>
            <w:shd w:val="clear" w:color="auto" w:fill="auto"/>
          </w:tcPr>
          <w:p w14:paraId="00000572" w14:textId="77777777" w:rsidR="007D10DD" w:rsidRDefault="00000000">
            <w:r>
              <w:t>NA</w:t>
            </w:r>
          </w:p>
        </w:tc>
        <w:tc>
          <w:tcPr>
            <w:tcW w:w="2467" w:type="dxa"/>
          </w:tcPr>
          <w:p w14:paraId="00000573" w14:textId="77777777" w:rsidR="007D10DD" w:rsidRDefault="00000000">
            <w:r>
              <w:t>None</w:t>
            </w:r>
          </w:p>
        </w:tc>
        <w:tc>
          <w:tcPr>
            <w:tcW w:w="1688" w:type="dxa"/>
          </w:tcPr>
          <w:p w14:paraId="00000574" w14:textId="77777777" w:rsidR="007D10DD" w:rsidRDefault="00000000">
            <w:r>
              <w:t>None</w:t>
            </w:r>
          </w:p>
        </w:tc>
      </w:tr>
      <w:tr w:rsidR="007D10DD" w14:paraId="775007A7" w14:textId="77777777">
        <w:tc>
          <w:tcPr>
            <w:tcW w:w="625" w:type="dxa"/>
            <w:vAlign w:val="bottom"/>
          </w:tcPr>
          <w:p w14:paraId="00000575" w14:textId="77777777" w:rsidR="007D10DD" w:rsidRDefault="00000000">
            <w:r>
              <w:t>157</w:t>
            </w:r>
          </w:p>
        </w:tc>
        <w:tc>
          <w:tcPr>
            <w:tcW w:w="1980" w:type="dxa"/>
          </w:tcPr>
          <w:p w14:paraId="00000576" w14:textId="77777777" w:rsidR="007D10DD" w:rsidRDefault="00000000">
            <w:r>
              <w:t>UNTA</w:t>
            </w:r>
            <w:r>
              <w:rPr>
                <w:vertAlign w:val="superscript"/>
              </w:rPr>
              <w:footnoteReference w:id="111"/>
            </w:r>
          </w:p>
        </w:tc>
        <w:tc>
          <w:tcPr>
            <w:tcW w:w="1170" w:type="dxa"/>
          </w:tcPr>
          <w:p w14:paraId="00000577" w14:textId="77777777" w:rsidR="007D10DD" w:rsidRDefault="00000000">
            <w:r>
              <w:t>No</w:t>
            </w:r>
          </w:p>
        </w:tc>
        <w:tc>
          <w:tcPr>
            <w:tcW w:w="990" w:type="dxa"/>
          </w:tcPr>
          <w:p w14:paraId="00000578" w14:textId="77777777" w:rsidR="007D10DD" w:rsidRDefault="00000000">
            <w:r>
              <w:t>Yes</w:t>
            </w:r>
          </w:p>
        </w:tc>
        <w:tc>
          <w:tcPr>
            <w:tcW w:w="885" w:type="dxa"/>
            <w:shd w:val="clear" w:color="auto" w:fill="auto"/>
          </w:tcPr>
          <w:p w14:paraId="00000579" w14:textId="77777777" w:rsidR="007D10DD" w:rsidRDefault="00000000">
            <w:r>
              <w:t>NA</w:t>
            </w:r>
          </w:p>
        </w:tc>
        <w:tc>
          <w:tcPr>
            <w:tcW w:w="2467" w:type="dxa"/>
          </w:tcPr>
          <w:p w14:paraId="0000057A" w14:textId="77777777" w:rsidR="007D10DD" w:rsidRDefault="00000000">
            <w:r>
              <w:t>None</w:t>
            </w:r>
          </w:p>
        </w:tc>
        <w:tc>
          <w:tcPr>
            <w:tcW w:w="1688" w:type="dxa"/>
          </w:tcPr>
          <w:p w14:paraId="0000057B" w14:textId="77777777" w:rsidR="007D10DD" w:rsidRDefault="00000000">
            <w:r>
              <w:t>None</w:t>
            </w:r>
          </w:p>
        </w:tc>
      </w:tr>
      <w:tr w:rsidR="007D10DD" w14:paraId="3A42D3C7" w14:textId="77777777">
        <w:tc>
          <w:tcPr>
            <w:tcW w:w="625" w:type="dxa"/>
            <w:vAlign w:val="bottom"/>
          </w:tcPr>
          <w:p w14:paraId="0000057C" w14:textId="77777777" w:rsidR="007D10DD" w:rsidRDefault="00000000">
            <w:r>
              <w:lastRenderedPageBreak/>
              <w:t>158</w:t>
            </w:r>
          </w:p>
        </w:tc>
        <w:tc>
          <w:tcPr>
            <w:tcW w:w="1980" w:type="dxa"/>
          </w:tcPr>
          <w:p w14:paraId="0000057D" w14:textId="77777777" w:rsidR="007D10DD" w:rsidRDefault="00000000">
            <w:r>
              <w:t xml:space="preserve">World Bank Trust </w:t>
            </w:r>
            <w:sdt>
              <w:sdtPr>
                <w:tag w:val="goog_rdk_20"/>
                <w:id w:val="-1467731429"/>
              </w:sdtPr>
              <w:sdtContent>
                <w:commentRangeStart w:id="556"/>
              </w:sdtContent>
            </w:sdt>
            <w:r>
              <w:t>Funds</w:t>
            </w:r>
            <w:commentRangeEnd w:id="556"/>
            <w:r>
              <w:commentReference w:id="556"/>
            </w:r>
          </w:p>
        </w:tc>
        <w:tc>
          <w:tcPr>
            <w:tcW w:w="1170" w:type="dxa"/>
            <w:shd w:val="clear" w:color="auto" w:fill="C5E0B3"/>
          </w:tcPr>
          <w:p w14:paraId="0000057E" w14:textId="77777777" w:rsidR="007D10DD" w:rsidRDefault="00000000">
            <w:r>
              <w:t>Yes</w:t>
            </w:r>
          </w:p>
        </w:tc>
        <w:tc>
          <w:tcPr>
            <w:tcW w:w="990" w:type="dxa"/>
          </w:tcPr>
          <w:p w14:paraId="0000057F" w14:textId="77777777" w:rsidR="007D10DD" w:rsidRDefault="00000000">
            <w:r>
              <w:t>No</w:t>
            </w:r>
          </w:p>
        </w:tc>
        <w:tc>
          <w:tcPr>
            <w:tcW w:w="885" w:type="dxa"/>
            <w:shd w:val="clear" w:color="auto" w:fill="auto"/>
          </w:tcPr>
          <w:p w14:paraId="00000580" w14:textId="77777777" w:rsidR="007D10DD" w:rsidRDefault="00000000">
            <w:r>
              <w:t>NA</w:t>
            </w:r>
          </w:p>
        </w:tc>
        <w:tc>
          <w:tcPr>
            <w:tcW w:w="2467" w:type="dxa"/>
          </w:tcPr>
          <w:p w14:paraId="00000581" w14:textId="77777777" w:rsidR="007D10DD" w:rsidRDefault="00000000">
            <w:r>
              <w:t>2005—2021</w:t>
            </w:r>
          </w:p>
        </w:tc>
        <w:tc>
          <w:tcPr>
            <w:tcW w:w="1688" w:type="dxa"/>
          </w:tcPr>
          <w:p w14:paraId="00000582" w14:textId="77777777" w:rsidR="007D10DD" w:rsidRDefault="00000000">
            <w:r>
              <w:t>$1469M</w:t>
            </w:r>
          </w:p>
        </w:tc>
      </w:tr>
    </w:tbl>
    <w:p w14:paraId="00000583" w14:textId="77777777" w:rsidR="007D10DD" w:rsidRDefault="007D10DD"/>
    <w:p w14:paraId="00000584" w14:textId="77777777" w:rsidR="007D10DD" w:rsidRDefault="007D10DD"/>
    <w:p w14:paraId="00000585" w14:textId="77777777" w:rsidR="007D10DD" w:rsidRDefault="00000000" w:rsidP="00AC074A">
      <w:pPr>
        <w:pStyle w:val="Heading2"/>
      </w:pPr>
      <w:bookmarkStart w:id="557" w:name="_Toc174874604"/>
      <w:r>
        <w:t>Foundations and Private Donors</w:t>
      </w:r>
      <w:bookmarkEnd w:id="557"/>
    </w:p>
    <w:p w14:paraId="00000586" w14:textId="06A82FC5" w:rsidR="007D10DD" w:rsidRDefault="00000000">
      <w:r>
        <w:t>We do not include data from foundation donors</w:t>
      </w:r>
      <w:del w:id="558" w:author="Julie Radomski" w:date="2024-08-16T23:13:00Z" w16du:dateUtc="2024-08-17T03:13:00Z">
        <w:r w:rsidDel="00617211">
          <w:delText xml:space="preserve"> in the peace and humanitarian/development sector in conflict-affected countries</w:delText>
        </w:r>
      </w:del>
      <w:r>
        <w:t xml:space="preserve">. Current options for data sources are limited. </w:t>
      </w:r>
      <w:proofErr w:type="spellStart"/>
      <w:r>
        <w:t>AidData</w:t>
      </w:r>
      <w:proofErr w:type="spellEnd"/>
      <w:r>
        <w:t xml:space="preserve"> relied on the Candid Foundation Directory, and upon further research, we determined the data are complete but do not provide grant project end dates – which would require us to assign arbitrary end dates to these projects. Additionally, foundation data from IATI and CRS is limited. There are only 70 foundations that report to IATI and 39 that report to the OECD CRS. Only five foundations overlap,</w:t>
      </w:r>
      <w:r>
        <w:rPr>
          <w:vertAlign w:val="superscript"/>
        </w:rPr>
        <w:footnoteReference w:id="112"/>
      </w:r>
      <w:r>
        <w:t xml:space="preserve"> furthermore, the number of projects these donors fund within our scope is limited. Thus, we </w:t>
      </w:r>
      <w:del w:id="559" w:author="Julie Radomski" w:date="2024-08-16T23:14:00Z" w16du:dateUtc="2024-08-17T03:14:00Z">
        <w:r w:rsidDel="00617211">
          <w:delText xml:space="preserve">currently </w:delText>
        </w:r>
      </w:del>
      <w:r>
        <w:t>exclude foundation project data. Our process to compare IATI, CRS, and Candid data is available upon request.</w:t>
      </w:r>
    </w:p>
    <w:p w14:paraId="00000587" w14:textId="77777777" w:rsidR="007D10DD" w:rsidRDefault="007D10DD"/>
    <w:p w14:paraId="00000588" w14:textId="77777777" w:rsidR="007D10DD" w:rsidRDefault="00000000">
      <w:pPr>
        <w:rPr>
          <w:b/>
        </w:rPr>
      </w:pPr>
      <w:commentRangeStart w:id="560"/>
      <w:commentRangeStart w:id="561"/>
      <w:r>
        <w:rPr>
          <w:b/>
        </w:rPr>
        <w:t>Edges</w:t>
      </w:r>
    </w:p>
    <w:p w14:paraId="00000589" w14:textId="0130133D" w:rsidR="007D10DD" w:rsidRDefault="00000000">
      <w:r>
        <w:t>We use these data sources to collect multiple types of edges, as described</w:t>
      </w:r>
      <w:del w:id="562" w:author="Julie Radomski" w:date="2024-08-16T23:14:00Z" w16du:dateUtc="2024-08-17T03:14:00Z">
        <w:r w:rsidDel="008F6603">
          <w:delText xml:space="preserve"> further</w:delText>
        </w:r>
      </w:del>
      <w:r>
        <w:t xml:space="preserve"> in </w:t>
      </w:r>
      <w:ins w:id="563" w:author="Julie Radomski" w:date="2024-08-16T23:14:00Z" w16du:dateUtc="2024-08-17T03:14:00Z">
        <w:r w:rsidR="008F6603">
          <w:t xml:space="preserve">the </w:t>
        </w:r>
      </w:ins>
      <w:r>
        <w:t xml:space="preserve">main codebook. The bulk of the observations for edge data come from formal contractual relationships. These are relationships between two or more organizations where they sign a contract and money is exchanged. This constitutes most aid data, as organizations </w:t>
      </w:r>
      <w:proofErr w:type="gramStart"/>
      <w:r>
        <w:t>have to</w:t>
      </w:r>
      <w:proofErr w:type="gramEnd"/>
      <w:r>
        <w:t xml:space="preserve"> sign contracts about expected outcomes when receiving funds. We use affiliation ties to account for other edges.</w:t>
      </w:r>
    </w:p>
    <w:p w14:paraId="0000058A" w14:textId="77777777" w:rsidR="007D10DD" w:rsidRDefault="007D10DD"/>
    <w:p w14:paraId="0000058B" w14:textId="77777777" w:rsidR="007D10DD" w:rsidRDefault="00000000">
      <w:pPr>
        <w:rPr>
          <w:b/>
        </w:rPr>
      </w:pPr>
      <w:r>
        <w:rPr>
          <w:b/>
        </w:rPr>
        <w:t>Contractual Relationships</w:t>
      </w:r>
    </w:p>
    <w:p w14:paraId="0000058C" w14:textId="77777777" w:rsidR="007D10DD" w:rsidRDefault="00000000">
      <w:r>
        <w:t>Most of the data we collect is in the form of contractual relationships. The IATI, CRS, and MPTF data all provide information about formal coordination between organizations – centered around a project. We are focused on the project because it forms the basis of our edges. For example, we code MPTF recipients based on whether representatives from organizations signed the project document. A signature confirms that the organization agrees to work with the funding agency, and any additional implementing organizations, to achieve the proposed goals. For our other data sources, we use project-level commitment data to capture these formal relationships. The OECD CRS data are formatted by projects, and the IATI data are exportable by project.</w:t>
      </w:r>
      <w:commentRangeEnd w:id="560"/>
      <w:r w:rsidR="008F6603">
        <w:rPr>
          <w:rStyle w:val="CommentReference"/>
        </w:rPr>
        <w:commentReference w:id="560"/>
      </w:r>
      <w:commentRangeEnd w:id="561"/>
      <w:r w:rsidR="00CB448E">
        <w:rPr>
          <w:rStyle w:val="CommentReference"/>
        </w:rPr>
        <w:commentReference w:id="561"/>
      </w:r>
    </w:p>
    <w:p w14:paraId="0000058D" w14:textId="77777777" w:rsidR="007D10DD" w:rsidRDefault="007D10DD"/>
    <w:p w14:paraId="0000058E" w14:textId="77777777" w:rsidR="007D10DD" w:rsidRDefault="00000000" w:rsidP="00AC074A">
      <w:pPr>
        <w:pStyle w:val="Heading2"/>
      </w:pPr>
      <w:bookmarkStart w:id="564" w:name="_Toc174874605"/>
      <w:r>
        <w:t>Indirect Affiliation: Sectors and Regions</w:t>
      </w:r>
      <w:bookmarkEnd w:id="564"/>
    </w:p>
    <w:p w14:paraId="0000058F" w14:textId="319E516A" w:rsidR="007D10DD" w:rsidRDefault="00000000">
      <w:r>
        <w:t>We build on the OECD CRS classification of sectors</w:t>
      </w:r>
      <w:ins w:id="565" w:author="Julie Radomski" w:date="2024-08-16T23:16:00Z" w16du:dateUtc="2024-08-17T03:16:00Z">
        <w:r w:rsidR="008F6603">
          <w:t>, as</w:t>
        </w:r>
      </w:ins>
      <w:ins w:id="566" w:author="Julie Radomski" w:date="2024-08-16T23:17:00Z" w16du:dateUtc="2024-08-17T03:17:00Z">
        <w:r w:rsidR="008F6603">
          <w:t xml:space="preserve"> described in the main codebook</w:t>
        </w:r>
      </w:ins>
      <w:r>
        <w:t>.</w:t>
      </w:r>
      <w:r>
        <w:rPr>
          <w:vertAlign w:val="superscript"/>
        </w:rPr>
        <w:footnoteReference w:id="113"/>
      </w:r>
      <w:r>
        <w:t xml:space="preserve"> OECD CRS and IATI both report DAC purpose codes for project sectors. We reclassify these into our scheme using a conversion table, found in Appendix 2 of the main codebook</w:t>
      </w:r>
      <w:del w:id="567" w:author="Julie Radomski" w:date="2024-08-16T23:17:00Z" w16du:dateUtc="2024-08-17T03:17:00Z">
        <w:r w:rsidDel="008F6603">
          <w:delText>, and provide more information in this appendix</w:delText>
        </w:r>
      </w:del>
      <w:r>
        <w:t xml:space="preserve">. For MPTF projects, we use titles, descriptions, and focus areas to guide coders’ decisions on coding sectors. We use the sector information as </w:t>
      </w:r>
      <w:proofErr w:type="spellStart"/>
      <w:r>
        <w:t>affiliational</w:t>
      </w:r>
      <w:proofErr w:type="spellEnd"/>
      <w:r>
        <w:t xml:space="preserve"> edge types rather than contractual edges.</w:t>
      </w:r>
    </w:p>
    <w:p w14:paraId="00000590" w14:textId="77777777" w:rsidR="007D10DD" w:rsidRDefault="007D10DD"/>
    <w:p w14:paraId="00000591" w14:textId="26F80E9B" w:rsidR="007D10DD" w:rsidDel="002C6B45" w:rsidRDefault="00000000">
      <w:pPr>
        <w:rPr>
          <w:del w:id="568" w:author="Julie Radomski" w:date="2024-08-16T23:20:00Z" w16du:dateUtc="2024-08-17T03:20:00Z"/>
        </w:rPr>
      </w:pPr>
      <w:del w:id="569" w:author="Julie Radomski" w:date="2024-08-16T23:18:00Z" w16du:dateUtc="2024-08-17T03:18:00Z">
        <w:r w:rsidDel="001F1A3A">
          <w:delText>Additionally, t</w:delText>
        </w:r>
      </w:del>
      <w:ins w:id="570" w:author="Julie Radomski" w:date="2024-08-16T23:18:00Z" w16du:dateUtc="2024-08-17T03:18:00Z">
        <w:r w:rsidR="001F1A3A">
          <w:t>T</w:t>
        </w:r>
      </w:ins>
      <w:r>
        <w:t xml:space="preserve">he contractual data sources sometimes include information on </w:t>
      </w:r>
      <w:ins w:id="571" w:author="Julie Radomski" w:date="2024-08-16T23:18:00Z" w16du:dateUtc="2024-08-17T03:18:00Z">
        <w:r w:rsidR="001F1A3A">
          <w:t xml:space="preserve">the geographical </w:t>
        </w:r>
      </w:ins>
      <w:r>
        <w:t xml:space="preserve">location where projects are implemented. </w:t>
      </w:r>
      <w:commentRangeStart w:id="572"/>
      <w:r>
        <w:t xml:space="preserve">For the OECD CRS, this is reported in the “Geography” column, </w:t>
      </w:r>
      <w:del w:id="573" w:author="Julie Radomski" w:date="2024-08-16T23:19:00Z" w16du:dateUtc="2024-08-17T03:19:00Z">
        <w:r w:rsidDel="001F1A3A">
          <w:delText xml:space="preserve">but </w:delText>
        </w:r>
      </w:del>
      <w:ins w:id="574" w:author="Julie Radomski" w:date="2024-08-16T23:19:00Z" w16du:dateUtc="2024-08-17T03:19:00Z">
        <w:r w:rsidR="001F1A3A">
          <w:t xml:space="preserve">though </w:t>
        </w:r>
      </w:ins>
      <w:r>
        <w:t>this information is usually missing; as such, much of the CRS data do not have geographic information</w:t>
      </w:r>
      <w:commentRangeEnd w:id="572"/>
      <w:r w:rsidR="00C34CFD">
        <w:rPr>
          <w:rStyle w:val="CommentReference"/>
        </w:rPr>
        <w:commentReference w:id="572"/>
      </w:r>
      <w:r>
        <w:t>. The IATI data are missing location information</w:t>
      </w:r>
      <w:del w:id="575" w:author="Julie Radomski" w:date="2024-08-16T23:18:00Z" w16du:dateUtc="2024-08-17T03:18:00Z">
        <w:r w:rsidDel="001F1A3A">
          <w:delText xml:space="preserve"> from the download</w:delText>
        </w:r>
      </w:del>
      <w:r>
        <w:t xml:space="preserve">. The MPTF documents will have locations either in </w:t>
      </w:r>
      <w:ins w:id="576" w:author="Cavero Sanchez, Cecilia" w:date="2024-09-18T08:02:00Z" w16du:dateUtc="2024-09-18T12:02:00Z">
        <w:r w:rsidR="00C34CFD">
          <w:lastRenderedPageBreak/>
          <w:t>the</w:t>
        </w:r>
      </w:ins>
      <w:del w:id="577" w:author="Cavero Sanchez, Cecilia" w:date="2024-09-18T08:02:00Z" w16du:dateUtc="2024-09-18T12:02:00Z">
        <w:r w:rsidDel="00C34CFD">
          <w:delText>in</w:delText>
        </w:r>
      </w:del>
      <w:r>
        <w:t xml:space="preserve"> title of the project or in a section on geographic location, often on the first page of the project documentation. Coders are given the list of administrative level 1 regions for each country and are asked to identify when projects are listed as targeting any of those locations. If the project document identifies location at a different level, we note this information</w:t>
      </w:r>
      <w:ins w:id="578" w:author="Julie Radomski" w:date="2024-08-16T23:19:00Z" w16du:dateUtc="2024-08-17T03:19:00Z">
        <w:r w:rsidR="001F1A3A">
          <w:t>.</w:t>
        </w:r>
      </w:ins>
      <w:del w:id="579" w:author="Julie Radomski" w:date="2024-08-16T23:19:00Z" w16du:dateUtc="2024-08-17T03:19:00Z">
        <w:r w:rsidDel="001F1A3A">
          <w:delText>;</w:delText>
        </w:r>
      </w:del>
      <w:r>
        <w:t xml:space="preserve"> </w:t>
      </w:r>
      <w:del w:id="580" w:author="Julie Radomski" w:date="2024-08-16T23:19:00Z" w16du:dateUtc="2024-08-17T03:19:00Z">
        <w:r w:rsidDel="001F1A3A">
          <w:delText xml:space="preserve">future </w:delText>
        </w:r>
      </w:del>
      <w:ins w:id="581" w:author="Julie Radomski" w:date="2024-08-16T23:19:00Z" w16du:dateUtc="2024-08-17T03:19:00Z">
        <w:r w:rsidR="001F1A3A">
          <w:t xml:space="preserve">Future </w:t>
        </w:r>
      </w:ins>
      <w:r>
        <w:t>iterations of th</w:t>
      </w:r>
      <w:ins w:id="582" w:author="Julie Radomski" w:date="2024-08-16T23:20:00Z" w16du:dateUtc="2024-08-17T03:20:00Z">
        <w:r w:rsidR="001F1A3A">
          <w:t>is</w:t>
        </w:r>
      </w:ins>
      <w:del w:id="583" w:author="Julie Radomski" w:date="2024-08-16T23:20:00Z" w16du:dateUtc="2024-08-17T03:20:00Z">
        <w:r w:rsidDel="001F1A3A">
          <w:delText>e</w:delText>
        </w:r>
      </w:del>
      <w:r>
        <w:t xml:space="preserve"> data</w:t>
      </w:r>
      <w:ins w:id="584" w:author="Julie Radomski" w:date="2024-08-16T23:19:00Z" w16du:dateUtc="2024-08-17T03:19:00Z">
        <w:r w:rsidR="001F1A3A">
          <w:t>set</w:t>
        </w:r>
      </w:ins>
      <w:r>
        <w:t xml:space="preserve"> will match these locations to the admin</w:t>
      </w:r>
      <w:ins w:id="585" w:author="Julie Radomski" w:date="2024-08-16T23:19:00Z" w16du:dateUtc="2024-08-17T03:19:00Z">
        <w:r w:rsidR="001F1A3A">
          <w:t>istrative</w:t>
        </w:r>
      </w:ins>
      <w:r>
        <w:t xml:space="preserve"> level 1 via information from the Humanitarian Data Exchange.</w:t>
      </w:r>
    </w:p>
    <w:p w14:paraId="00000592" w14:textId="77777777" w:rsidR="007D10DD" w:rsidDel="002C6B45" w:rsidRDefault="007D10DD">
      <w:pPr>
        <w:rPr>
          <w:del w:id="586" w:author="Julie Radomski" w:date="2024-08-16T23:20:00Z" w16du:dateUtc="2024-08-17T03:20:00Z"/>
        </w:rPr>
      </w:pPr>
    </w:p>
    <w:p w14:paraId="00000593" w14:textId="77777777" w:rsidR="007D10DD" w:rsidRDefault="007D10DD"/>
    <w:p w14:paraId="00000594" w14:textId="77777777" w:rsidR="007D10DD" w:rsidRDefault="007D10DD"/>
    <w:p w14:paraId="00000595" w14:textId="77777777" w:rsidR="007D10DD" w:rsidRDefault="00000000" w:rsidP="00AC074A">
      <w:pPr>
        <w:pStyle w:val="Heading2"/>
      </w:pPr>
      <w:bookmarkStart w:id="587" w:name="_Toc174874606"/>
      <w:r>
        <w:t xml:space="preserve">Variable Mapping (adapted from </w:t>
      </w:r>
      <w:proofErr w:type="spellStart"/>
      <w:r>
        <w:t>AidData</w:t>
      </w:r>
      <w:proofErr w:type="spellEnd"/>
      <w:r>
        <w:t xml:space="preserve"> 3.0 User’s Guide)</w:t>
      </w:r>
      <w:bookmarkEnd w:id="587"/>
    </w:p>
    <w:p w14:paraId="00000596" w14:textId="0F9E6C56" w:rsidR="007D10DD" w:rsidRDefault="002C6B45">
      <w:ins w:id="588" w:author="Julie Radomski" w:date="2024-08-16T23:21:00Z" w16du:dateUtc="2024-08-17T03:21:00Z">
        <w:r>
          <w:t xml:space="preserve">Below, </w:t>
        </w:r>
      </w:ins>
      <w:del w:id="589" w:author="Julie Radomski" w:date="2024-08-16T23:21:00Z" w16du:dateUtc="2024-08-17T03:21:00Z">
        <w:r w:rsidDel="002C6B45">
          <w:delText xml:space="preserve">We </w:delText>
        </w:r>
      </w:del>
      <w:ins w:id="590" w:author="Julie Radomski" w:date="2024-08-16T23:21:00Z" w16du:dateUtc="2024-08-17T03:21:00Z">
        <w:r>
          <w:t xml:space="preserve">we </w:t>
        </w:r>
      </w:ins>
      <w:r>
        <w:t>map the variables that appear in the project level data</w:t>
      </w:r>
      <w:del w:id="591" w:author="Julie Radomski" w:date="2024-08-16T23:21:00Z" w16du:dateUtc="2024-08-17T03:21:00Z">
        <w:r w:rsidDel="002C6B45">
          <w:delText xml:space="preserve"> below</w:delText>
        </w:r>
      </w:del>
      <w:r>
        <w:t xml:space="preserve">. The column on the far left refers to variables in the Networks of Influence data, while each column moving right refers to the </w:t>
      </w:r>
      <w:del w:id="592" w:author="Julie Radomski" w:date="2024-08-16T23:21:00Z" w16du:dateUtc="2024-08-17T03:21:00Z">
        <w:r w:rsidDel="002C6B45">
          <w:delText>source of our coding for</w:delText>
        </w:r>
      </w:del>
      <w:ins w:id="593" w:author="Julie Radomski" w:date="2024-08-16T23:21:00Z" w16du:dateUtc="2024-08-17T03:21:00Z">
        <w:r>
          <w:t>variables included in the</w:t>
        </w:r>
      </w:ins>
      <w:r>
        <w:t xml:space="preserve"> IATI, CRS, and MPTF</w:t>
      </w:r>
      <w:ins w:id="594" w:author="Julie Radomski" w:date="2024-08-16T23:21:00Z" w16du:dateUtc="2024-08-17T03:21:00Z">
        <w:r>
          <w:t xml:space="preserve"> data</w:t>
        </w:r>
      </w:ins>
      <w:r>
        <w:t xml:space="preserve">. We do not use </w:t>
      </w:r>
      <w:proofErr w:type="spellStart"/>
      <w:r>
        <w:t>AidData</w:t>
      </w:r>
      <w:proofErr w:type="spellEnd"/>
      <w:r>
        <w:t xml:space="preserve"> as a source but expect our project data to be compatible with </w:t>
      </w:r>
      <w:proofErr w:type="spellStart"/>
      <w:r>
        <w:t>AidData</w:t>
      </w:r>
      <w:proofErr w:type="spellEnd"/>
      <w:r>
        <w:t>.</w:t>
      </w:r>
    </w:p>
    <w:p w14:paraId="00000597" w14:textId="77777777" w:rsidR="007D10DD" w:rsidRDefault="007D10DD"/>
    <w:tbl>
      <w:tblPr>
        <w:tblStyle w:val="a2"/>
        <w:tblW w:w="0" w:type="auto"/>
        <w:tblBorders>
          <w:bottom w:val="single" w:sz="4" w:space="0" w:color="000000"/>
          <w:insideH w:val="single" w:sz="4" w:space="0" w:color="000000"/>
        </w:tblBorders>
        <w:tblLayout w:type="fixed"/>
        <w:tblLook w:val="0400" w:firstRow="0" w:lastRow="0" w:firstColumn="0" w:lastColumn="0" w:noHBand="0" w:noVBand="1"/>
      </w:tblPr>
      <w:tblGrid>
        <w:gridCol w:w="1872"/>
        <w:gridCol w:w="1872"/>
        <w:gridCol w:w="1872"/>
        <w:gridCol w:w="1872"/>
        <w:gridCol w:w="1872"/>
      </w:tblGrid>
      <w:tr w:rsidR="007D10DD" w14:paraId="40B73F27" w14:textId="77777777">
        <w:tc>
          <w:tcPr>
            <w:tcW w:w="9360" w:type="dxa"/>
            <w:gridSpan w:val="5"/>
          </w:tcPr>
          <w:p w14:paraId="00000598" w14:textId="77777777" w:rsidR="007D10DD" w:rsidRDefault="00000000">
            <w:pPr>
              <w:jc w:val="center"/>
            </w:pPr>
            <w:r>
              <w:t>Variable Mapping: Project Level Data</w:t>
            </w:r>
          </w:p>
        </w:tc>
      </w:tr>
      <w:tr w:rsidR="007D10DD" w14:paraId="52147A7C" w14:textId="77777777">
        <w:tc>
          <w:tcPr>
            <w:tcW w:w="1872" w:type="dxa"/>
          </w:tcPr>
          <w:p w14:paraId="0000059D" w14:textId="77777777" w:rsidR="007D10DD" w:rsidRDefault="00000000">
            <w:r>
              <w:t>NOI</w:t>
            </w:r>
          </w:p>
        </w:tc>
        <w:tc>
          <w:tcPr>
            <w:tcW w:w="1872" w:type="dxa"/>
          </w:tcPr>
          <w:p w14:paraId="0000059E" w14:textId="77777777" w:rsidR="007D10DD" w:rsidRDefault="00000000">
            <w:r>
              <w:t xml:space="preserve">IATI </w:t>
            </w:r>
          </w:p>
        </w:tc>
        <w:tc>
          <w:tcPr>
            <w:tcW w:w="1872" w:type="dxa"/>
          </w:tcPr>
          <w:p w14:paraId="0000059F" w14:textId="77777777" w:rsidR="007D10DD" w:rsidRDefault="00000000">
            <w:r>
              <w:t xml:space="preserve">CRS </w:t>
            </w:r>
          </w:p>
        </w:tc>
        <w:tc>
          <w:tcPr>
            <w:tcW w:w="1872" w:type="dxa"/>
          </w:tcPr>
          <w:p w14:paraId="000005A0" w14:textId="77777777" w:rsidR="007D10DD" w:rsidRDefault="00000000">
            <w:r>
              <w:t>MPTF</w:t>
            </w:r>
            <w:r>
              <w:rPr>
                <w:vertAlign w:val="superscript"/>
              </w:rPr>
              <w:footnoteReference w:id="114"/>
            </w:r>
          </w:p>
        </w:tc>
        <w:tc>
          <w:tcPr>
            <w:tcW w:w="1872" w:type="dxa"/>
          </w:tcPr>
          <w:p w14:paraId="000005A1" w14:textId="77777777" w:rsidR="007D10DD" w:rsidRDefault="00000000">
            <w:proofErr w:type="spellStart"/>
            <w:r>
              <w:t>AidData</w:t>
            </w:r>
            <w:proofErr w:type="spellEnd"/>
            <w:r>
              <w:t xml:space="preserve"> 3.0</w:t>
            </w:r>
          </w:p>
        </w:tc>
      </w:tr>
      <w:tr w:rsidR="007D10DD" w14:paraId="35899C58" w14:textId="77777777">
        <w:tc>
          <w:tcPr>
            <w:tcW w:w="1872" w:type="dxa"/>
          </w:tcPr>
          <w:p w14:paraId="000005A2" w14:textId="77777777" w:rsidR="007D10DD" w:rsidRDefault="00000000">
            <w:r>
              <w:t>Project ID</w:t>
            </w:r>
            <w:r>
              <w:rPr>
                <w:vertAlign w:val="superscript"/>
              </w:rPr>
              <w:footnoteReference w:id="115"/>
            </w:r>
          </w:p>
        </w:tc>
        <w:tc>
          <w:tcPr>
            <w:tcW w:w="1872" w:type="dxa"/>
          </w:tcPr>
          <w:p w14:paraId="000005A3" w14:textId="77777777" w:rsidR="007D10DD" w:rsidRDefault="00000000">
            <w:proofErr w:type="spellStart"/>
            <w:r>
              <w:t>iati</w:t>
            </w:r>
            <w:proofErr w:type="spellEnd"/>
            <w:r>
              <w:t>-activities/</w:t>
            </w:r>
            <w:proofErr w:type="spellStart"/>
            <w:r>
              <w:t>iati</w:t>
            </w:r>
            <w:proofErr w:type="spellEnd"/>
            <w:r>
              <w:t>-activity/</w:t>
            </w:r>
            <w:proofErr w:type="spellStart"/>
            <w:r>
              <w:t>iati</w:t>
            </w:r>
            <w:proofErr w:type="spellEnd"/>
            <w:r>
              <w:t>-identifier</w:t>
            </w:r>
          </w:p>
        </w:tc>
        <w:tc>
          <w:tcPr>
            <w:tcW w:w="1872" w:type="dxa"/>
          </w:tcPr>
          <w:p w14:paraId="000005A4" w14:textId="77777777" w:rsidR="007D10DD" w:rsidRDefault="00000000">
            <w:proofErr w:type="spellStart"/>
            <w:r>
              <w:t>CrsID</w:t>
            </w:r>
            <w:proofErr w:type="spellEnd"/>
          </w:p>
        </w:tc>
        <w:tc>
          <w:tcPr>
            <w:tcW w:w="1872" w:type="dxa"/>
          </w:tcPr>
          <w:p w14:paraId="000005A5" w14:textId="77777777" w:rsidR="007D10DD" w:rsidRDefault="00000000">
            <w:r>
              <w:t>Project ID</w:t>
            </w:r>
          </w:p>
        </w:tc>
        <w:tc>
          <w:tcPr>
            <w:tcW w:w="1872" w:type="dxa"/>
          </w:tcPr>
          <w:p w14:paraId="000005A6" w14:textId="77777777" w:rsidR="007D10DD" w:rsidRDefault="00000000">
            <w:r>
              <w:t>project/</w:t>
            </w:r>
            <w:proofErr w:type="spellStart"/>
            <w:r>
              <w:t>iatiID</w:t>
            </w:r>
            <w:proofErr w:type="spellEnd"/>
          </w:p>
        </w:tc>
      </w:tr>
      <w:tr w:rsidR="007D10DD" w14:paraId="7B3FBB80" w14:textId="77777777">
        <w:tc>
          <w:tcPr>
            <w:tcW w:w="1872" w:type="dxa"/>
          </w:tcPr>
          <w:p w14:paraId="000005A7" w14:textId="77777777" w:rsidR="007D10DD" w:rsidRDefault="00000000">
            <w:r>
              <w:t>Project Title</w:t>
            </w:r>
          </w:p>
        </w:tc>
        <w:tc>
          <w:tcPr>
            <w:tcW w:w="1872" w:type="dxa"/>
          </w:tcPr>
          <w:p w14:paraId="000005A8" w14:textId="77777777" w:rsidR="007D10DD" w:rsidRDefault="00000000">
            <w:proofErr w:type="spellStart"/>
            <w:r>
              <w:t>iati</w:t>
            </w:r>
            <w:proofErr w:type="spellEnd"/>
            <w:r>
              <w:t>-activities/</w:t>
            </w:r>
            <w:proofErr w:type="spellStart"/>
            <w:r>
              <w:t>iati</w:t>
            </w:r>
            <w:proofErr w:type="spellEnd"/>
            <w:r>
              <w:t>-activity/title</w:t>
            </w:r>
          </w:p>
        </w:tc>
        <w:tc>
          <w:tcPr>
            <w:tcW w:w="1872" w:type="dxa"/>
          </w:tcPr>
          <w:p w14:paraId="000005A9" w14:textId="77777777" w:rsidR="007D10DD" w:rsidRDefault="00000000">
            <w:r>
              <w:t>Project Title</w:t>
            </w:r>
          </w:p>
        </w:tc>
        <w:tc>
          <w:tcPr>
            <w:tcW w:w="1872" w:type="dxa"/>
          </w:tcPr>
          <w:p w14:paraId="000005AA" w14:textId="77777777" w:rsidR="007D10DD" w:rsidRDefault="00000000">
            <w:r>
              <w:t>Project Title</w:t>
            </w:r>
          </w:p>
        </w:tc>
        <w:tc>
          <w:tcPr>
            <w:tcW w:w="1872" w:type="dxa"/>
          </w:tcPr>
          <w:p w14:paraId="000005AB" w14:textId="77777777" w:rsidR="007D10DD" w:rsidRDefault="00000000">
            <w:r>
              <w:t>Project Title</w:t>
            </w:r>
          </w:p>
        </w:tc>
      </w:tr>
      <w:tr w:rsidR="007D10DD" w14:paraId="57090E0B" w14:textId="77777777">
        <w:tc>
          <w:tcPr>
            <w:tcW w:w="1872" w:type="dxa"/>
          </w:tcPr>
          <w:p w14:paraId="000005AC" w14:textId="77777777" w:rsidR="007D10DD" w:rsidRDefault="00000000">
            <w:r>
              <w:t>Project Description</w:t>
            </w:r>
          </w:p>
        </w:tc>
        <w:tc>
          <w:tcPr>
            <w:tcW w:w="1872" w:type="dxa"/>
          </w:tcPr>
          <w:p w14:paraId="000005AD" w14:textId="77777777" w:rsidR="007D10DD" w:rsidRDefault="00000000">
            <w:proofErr w:type="spellStart"/>
            <w:r>
              <w:t>iati</w:t>
            </w:r>
            <w:proofErr w:type="spellEnd"/>
            <w:r>
              <w:t>-activities/</w:t>
            </w:r>
            <w:proofErr w:type="spellStart"/>
            <w:r>
              <w:t>iati</w:t>
            </w:r>
            <w:proofErr w:type="spellEnd"/>
            <w:r>
              <w:t>-activity/description</w:t>
            </w:r>
          </w:p>
        </w:tc>
        <w:tc>
          <w:tcPr>
            <w:tcW w:w="1872" w:type="dxa"/>
          </w:tcPr>
          <w:p w14:paraId="000005AE" w14:textId="77777777" w:rsidR="007D10DD" w:rsidRDefault="00000000">
            <w:r>
              <w:t>Long Description</w:t>
            </w:r>
          </w:p>
        </w:tc>
        <w:tc>
          <w:tcPr>
            <w:tcW w:w="1872" w:type="dxa"/>
          </w:tcPr>
          <w:p w14:paraId="000005AF" w14:textId="77777777" w:rsidR="007D10DD" w:rsidRDefault="00000000">
            <w:r>
              <w:t>Project Description</w:t>
            </w:r>
          </w:p>
        </w:tc>
        <w:tc>
          <w:tcPr>
            <w:tcW w:w="1872" w:type="dxa"/>
          </w:tcPr>
          <w:p w14:paraId="000005B0" w14:textId="77777777" w:rsidR="007D10DD" w:rsidRDefault="00000000">
            <w:r>
              <w:t>Project Long Description</w:t>
            </w:r>
          </w:p>
        </w:tc>
      </w:tr>
      <w:tr w:rsidR="007D10DD" w14:paraId="3F2AC985" w14:textId="77777777">
        <w:tc>
          <w:tcPr>
            <w:tcW w:w="1872" w:type="dxa"/>
          </w:tcPr>
          <w:p w14:paraId="000005B1" w14:textId="77777777" w:rsidR="007D10DD" w:rsidRDefault="00000000">
            <w:r>
              <w:t>Planned Start Year</w:t>
            </w:r>
          </w:p>
        </w:tc>
        <w:tc>
          <w:tcPr>
            <w:tcW w:w="1872" w:type="dxa"/>
          </w:tcPr>
          <w:p w14:paraId="000005B2" w14:textId="77777777" w:rsidR="007D10DD" w:rsidRDefault="00000000">
            <w:proofErr w:type="spellStart"/>
            <w:r>
              <w:t>iati</w:t>
            </w:r>
            <w:proofErr w:type="spellEnd"/>
            <w:r>
              <w:t>-activities/</w:t>
            </w:r>
            <w:proofErr w:type="spellStart"/>
            <w:r>
              <w:t>iati</w:t>
            </w:r>
            <w:proofErr w:type="spellEnd"/>
            <w:r>
              <w:t>-activity/activity-date/@iso-date</w:t>
            </w:r>
          </w:p>
        </w:tc>
        <w:tc>
          <w:tcPr>
            <w:tcW w:w="1872" w:type="dxa"/>
          </w:tcPr>
          <w:p w14:paraId="000005B3" w14:textId="77777777" w:rsidR="007D10DD" w:rsidRDefault="00000000">
            <w:bookmarkStart w:id="595" w:name="_heading=h.2bn6wsx" w:colFirst="0" w:colLast="0"/>
            <w:bookmarkEnd w:id="595"/>
            <w:r>
              <w:t>Expected Start Date</w:t>
            </w:r>
            <w:r>
              <w:rPr>
                <w:vertAlign w:val="superscript"/>
              </w:rPr>
              <w:footnoteReference w:id="116"/>
            </w:r>
          </w:p>
        </w:tc>
        <w:tc>
          <w:tcPr>
            <w:tcW w:w="1872" w:type="dxa"/>
          </w:tcPr>
          <w:p w14:paraId="000005B4" w14:textId="77777777" w:rsidR="007D10DD" w:rsidRDefault="00000000">
            <w:r>
              <w:t>Expected Start Date</w:t>
            </w:r>
            <w:r>
              <w:rPr>
                <w:vertAlign w:val="superscript"/>
              </w:rPr>
              <w:footnoteReference w:id="117"/>
            </w:r>
          </w:p>
        </w:tc>
        <w:tc>
          <w:tcPr>
            <w:tcW w:w="1872" w:type="dxa"/>
          </w:tcPr>
          <w:p w14:paraId="000005B5" w14:textId="77777777" w:rsidR="007D10DD" w:rsidRDefault="00000000">
            <w:r>
              <w:t>Start-Planned</w:t>
            </w:r>
          </w:p>
        </w:tc>
      </w:tr>
      <w:tr w:rsidR="007D10DD" w14:paraId="0738D45C" w14:textId="77777777">
        <w:tc>
          <w:tcPr>
            <w:tcW w:w="1872" w:type="dxa"/>
          </w:tcPr>
          <w:p w14:paraId="000005B6" w14:textId="77777777" w:rsidR="007D10DD" w:rsidRDefault="00000000">
            <w:r>
              <w:t>Planned End Year</w:t>
            </w:r>
          </w:p>
        </w:tc>
        <w:tc>
          <w:tcPr>
            <w:tcW w:w="1872" w:type="dxa"/>
          </w:tcPr>
          <w:p w14:paraId="000005B7" w14:textId="77777777" w:rsidR="007D10DD" w:rsidRDefault="00000000">
            <w:proofErr w:type="spellStart"/>
            <w:r>
              <w:t>iati</w:t>
            </w:r>
            <w:proofErr w:type="spellEnd"/>
            <w:r>
              <w:t>-activities/</w:t>
            </w:r>
            <w:proofErr w:type="spellStart"/>
            <w:r>
              <w:t>iati</w:t>
            </w:r>
            <w:proofErr w:type="spellEnd"/>
            <w:r>
              <w:t>-activity/activity-date/@iso-date</w:t>
            </w:r>
          </w:p>
        </w:tc>
        <w:tc>
          <w:tcPr>
            <w:tcW w:w="1872" w:type="dxa"/>
          </w:tcPr>
          <w:p w14:paraId="000005B8" w14:textId="77777777" w:rsidR="007D10DD" w:rsidRDefault="00000000">
            <w:r>
              <w:t>Completion Date</w:t>
            </w:r>
            <w:r>
              <w:rPr>
                <w:vertAlign w:val="superscript"/>
              </w:rPr>
              <w:footnoteReference w:id="118"/>
            </w:r>
          </w:p>
        </w:tc>
        <w:tc>
          <w:tcPr>
            <w:tcW w:w="1872" w:type="dxa"/>
          </w:tcPr>
          <w:p w14:paraId="000005B9" w14:textId="77777777" w:rsidR="007D10DD" w:rsidRDefault="00000000">
            <w:r>
              <w:t>Expected End Date</w:t>
            </w:r>
            <w:r>
              <w:rPr>
                <w:vertAlign w:val="superscript"/>
              </w:rPr>
              <w:footnoteReference w:id="119"/>
            </w:r>
          </w:p>
        </w:tc>
        <w:tc>
          <w:tcPr>
            <w:tcW w:w="1872" w:type="dxa"/>
          </w:tcPr>
          <w:p w14:paraId="000005BA" w14:textId="77777777" w:rsidR="007D10DD" w:rsidRDefault="00000000">
            <w:r>
              <w:t>End-Planned</w:t>
            </w:r>
          </w:p>
        </w:tc>
      </w:tr>
      <w:tr w:rsidR="007D10DD" w14:paraId="2DB7D078" w14:textId="77777777">
        <w:tc>
          <w:tcPr>
            <w:tcW w:w="1872" w:type="dxa"/>
          </w:tcPr>
          <w:p w14:paraId="000005BB" w14:textId="77777777" w:rsidR="007D10DD" w:rsidRDefault="00000000">
            <w:r>
              <w:t>Source</w:t>
            </w:r>
            <w:r>
              <w:rPr>
                <w:vertAlign w:val="superscript"/>
              </w:rPr>
              <w:footnoteReference w:id="120"/>
            </w:r>
          </w:p>
        </w:tc>
        <w:tc>
          <w:tcPr>
            <w:tcW w:w="1872" w:type="dxa"/>
          </w:tcPr>
          <w:p w14:paraId="000005BC" w14:textId="77777777" w:rsidR="007D10DD" w:rsidRDefault="00000000">
            <w:r>
              <w:t>“IATI”</w:t>
            </w:r>
          </w:p>
        </w:tc>
        <w:tc>
          <w:tcPr>
            <w:tcW w:w="1872" w:type="dxa"/>
          </w:tcPr>
          <w:p w14:paraId="000005BD" w14:textId="77777777" w:rsidR="007D10DD" w:rsidRDefault="00000000">
            <w:r>
              <w:t>“CRS”</w:t>
            </w:r>
          </w:p>
        </w:tc>
        <w:tc>
          <w:tcPr>
            <w:tcW w:w="1872" w:type="dxa"/>
          </w:tcPr>
          <w:p w14:paraId="000005BE" w14:textId="77777777" w:rsidR="007D10DD" w:rsidRDefault="00000000">
            <w:r>
              <w:t>“MPTF”</w:t>
            </w:r>
          </w:p>
        </w:tc>
        <w:tc>
          <w:tcPr>
            <w:tcW w:w="1872" w:type="dxa"/>
          </w:tcPr>
          <w:p w14:paraId="000005BF" w14:textId="77777777" w:rsidR="007D10DD" w:rsidRDefault="00000000">
            <w:r>
              <w:t>Source</w:t>
            </w:r>
          </w:p>
        </w:tc>
      </w:tr>
      <w:tr w:rsidR="007D10DD" w14:paraId="7FC56594" w14:textId="77777777">
        <w:tc>
          <w:tcPr>
            <w:tcW w:w="1872" w:type="dxa"/>
          </w:tcPr>
          <w:p w14:paraId="000005C0" w14:textId="77777777" w:rsidR="007D10DD" w:rsidRDefault="00000000">
            <w:r>
              <w:t>MPTF Document</w:t>
            </w:r>
          </w:p>
          <w:p w14:paraId="000005C1" w14:textId="77777777" w:rsidR="007D10DD" w:rsidRDefault="00000000">
            <w:r>
              <w:t>Source</w:t>
            </w:r>
          </w:p>
        </w:tc>
        <w:tc>
          <w:tcPr>
            <w:tcW w:w="1872" w:type="dxa"/>
          </w:tcPr>
          <w:p w14:paraId="000005C2" w14:textId="77777777" w:rsidR="007D10DD" w:rsidRDefault="00000000">
            <w:r>
              <w:t>NA</w:t>
            </w:r>
          </w:p>
        </w:tc>
        <w:tc>
          <w:tcPr>
            <w:tcW w:w="1872" w:type="dxa"/>
          </w:tcPr>
          <w:p w14:paraId="000005C3" w14:textId="77777777" w:rsidR="007D10DD" w:rsidRDefault="00000000">
            <w:r>
              <w:t>NA</w:t>
            </w:r>
          </w:p>
        </w:tc>
        <w:tc>
          <w:tcPr>
            <w:tcW w:w="1872" w:type="dxa"/>
          </w:tcPr>
          <w:p w14:paraId="000005C4" w14:textId="77777777" w:rsidR="007D10DD" w:rsidRDefault="00000000">
            <w:r>
              <w:t>NA</w:t>
            </w:r>
          </w:p>
        </w:tc>
        <w:tc>
          <w:tcPr>
            <w:tcW w:w="1872" w:type="dxa"/>
          </w:tcPr>
          <w:p w14:paraId="000005C5" w14:textId="77777777" w:rsidR="007D10DD" w:rsidRDefault="00000000">
            <w:r>
              <w:t>NA</w:t>
            </w:r>
          </w:p>
        </w:tc>
      </w:tr>
      <w:tr w:rsidR="007D10DD" w14:paraId="36ED760F" w14:textId="77777777">
        <w:tc>
          <w:tcPr>
            <w:tcW w:w="1872" w:type="dxa"/>
          </w:tcPr>
          <w:p w14:paraId="000005C6" w14:textId="77777777" w:rsidR="007D10DD" w:rsidRDefault="00000000">
            <w:r>
              <w:lastRenderedPageBreak/>
              <w:t xml:space="preserve">Donor </w:t>
            </w:r>
          </w:p>
        </w:tc>
        <w:tc>
          <w:tcPr>
            <w:tcW w:w="1872" w:type="dxa"/>
          </w:tcPr>
          <w:p w14:paraId="000005C7" w14:textId="77777777" w:rsidR="007D10DD" w:rsidRDefault="00000000">
            <w:proofErr w:type="spellStart"/>
            <w:r>
              <w:t>iati</w:t>
            </w:r>
            <w:proofErr w:type="spellEnd"/>
            <w:r>
              <w:t>-activities/</w:t>
            </w:r>
            <w:proofErr w:type="spellStart"/>
            <w:r>
              <w:t>iati</w:t>
            </w:r>
            <w:proofErr w:type="spellEnd"/>
            <w:r>
              <w:t>-activity/participating-org/</w:t>
            </w:r>
            <w:r>
              <w:rPr>
                <w:vertAlign w:val="superscript"/>
              </w:rPr>
              <w:footnoteReference w:id="121"/>
            </w:r>
          </w:p>
        </w:tc>
        <w:tc>
          <w:tcPr>
            <w:tcW w:w="1872" w:type="dxa"/>
          </w:tcPr>
          <w:p w14:paraId="000005C8" w14:textId="77777777" w:rsidR="007D10DD" w:rsidRDefault="00000000">
            <w:r>
              <w:t>Agency Name</w:t>
            </w:r>
            <w:r>
              <w:rPr>
                <w:vertAlign w:val="superscript"/>
              </w:rPr>
              <w:footnoteReference w:id="122"/>
            </w:r>
          </w:p>
        </w:tc>
        <w:tc>
          <w:tcPr>
            <w:tcW w:w="1872" w:type="dxa"/>
          </w:tcPr>
          <w:p w14:paraId="000005C9" w14:textId="77777777" w:rsidR="007D10DD" w:rsidRDefault="00000000">
            <w:r>
              <w:t>Multi-Partner Trust Fund</w:t>
            </w:r>
          </w:p>
        </w:tc>
        <w:tc>
          <w:tcPr>
            <w:tcW w:w="1872" w:type="dxa"/>
          </w:tcPr>
          <w:p w14:paraId="000005CA" w14:textId="77777777" w:rsidR="007D10DD" w:rsidRDefault="00000000">
            <w:r>
              <w:t>Project Organizations Name(s)</w:t>
            </w:r>
            <w:r>
              <w:rPr>
                <w:vertAlign w:val="superscript"/>
              </w:rPr>
              <w:footnoteReference w:id="123"/>
            </w:r>
          </w:p>
        </w:tc>
      </w:tr>
      <w:tr w:rsidR="007D10DD" w14:paraId="4ED6E694" w14:textId="77777777">
        <w:tc>
          <w:tcPr>
            <w:tcW w:w="1872" w:type="dxa"/>
          </w:tcPr>
          <w:p w14:paraId="000005CB" w14:textId="77777777" w:rsidR="007D10DD" w:rsidRDefault="00000000">
            <w:r>
              <w:t>Government Signatory</w:t>
            </w:r>
          </w:p>
        </w:tc>
        <w:tc>
          <w:tcPr>
            <w:tcW w:w="1872" w:type="dxa"/>
          </w:tcPr>
          <w:p w14:paraId="000005CC" w14:textId="77777777" w:rsidR="007D10DD" w:rsidRDefault="00000000">
            <w:r>
              <w:t>NA</w:t>
            </w:r>
          </w:p>
        </w:tc>
        <w:tc>
          <w:tcPr>
            <w:tcW w:w="1872" w:type="dxa"/>
          </w:tcPr>
          <w:p w14:paraId="000005CD" w14:textId="77777777" w:rsidR="007D10DD" w:rsidRDefault="00000000">
            <w:r>
              <w:t>NA</w:t>
            </w:r>
          </w:p>
        </w:tc>
        <w:tc>
          <w:tcPr>
            <w:tcW w:w="1872" w:type="dxa"/>
          </w:tcPr>
          <w:p w14:paraId="000005CE" w14:textId="77777777" w:rsidR="007D10DD" w:rsidRDefault="00000000">
            <w:r>
              <w:t>National Coordination Authority or Ministry</w:t>
            </w:r>
          </w:p>
        </w:tc>
        <w:tc>
          <w:tcPr>
            <w:tcW w:w="1872" w:type="dxa"/>
          </w:tcPr>
          <w:p w14:paraId="000005CF" w14:textId="77777777" w:rsidR="007D10DD" w:rsidRDefault="00000000">
            <w:r>
              <w:t>NA</w:t>
            </w:r>
          </w:p>
        </w:tc>
      </w:tr>
      <w:tr w:rsidR="007D10DD" w14:paraId="2558A065" w14:textId="77777777">
        <w:tc>
          <w:tcPr>
            <w:tcW w:w="1872" w:type="dxa"/>
          </w:tcPr>
          <w:p w14:paraId="000005D0" w14:textId="77777777" w:rsidR="007D10DD" w:rsidRDefault="00000000">
            <w:r>
              <w:t>Direct Recipient</w:t>
            </w:r>
          </w:p>
        </w:tc>
        <w:tc>
          <w:tcPr>
            <w:tcW w:w="1872" w:type="dxa"/>
          </w:tcPr>
          <w:p w14:paraId="000005D1" w14:textId="77777777" w:rsidR="007D10DD" w:rsidRDefault="00000000">
            <w:r>
              <w:t>NA</w:t>
            </w:r>
          </w:p>
        </w:tc>
        <w:tc>
          <w:tcPr>
            <w:tcW w:w="1872" w:type="dxa"/>
          </w:tcPr>
          <w:p w14:paraId="000005D2" w14:textId="77777777" w:rsidR="007D10DD" w:rsidRDefault="00000000">
            <w:r>
              <w:t>Channel Reported Name</w:t>
            </w:r>
          </w:p>
        </w:tc>
        <w:tc>
          <w:tcPr>
            <w:tcW w:w="1872" w:type="dxa"/>
          </w:tcPr>
          <w:p w14:paraId="000005D3" w14:textId="77777777" w:rsidR="007D10DD" w:rsidRDefault="00000000">
            <w:r>
              <w:t>Direct Beneficiary</w:t>
            </w:r>
          </w:p>
        </w:tc>
        <w:tc>
          <w:tcPr>
            <w:tcW w:w="1872" w:type="dxa"/>
          </w:tcPr>
          <w:p w14:paraId="000005D4" w14:textId="77777777" w:rsidR="007D10DD" w:rsidRDefault="007D10DD"/>
        </w:tc>
      </w:tr>
      <w:tr w:rsidR="007D10DD" w14:paraId="540E1A5B" w14:textId="77777777">
        <w:tc>
          <w:tcPr>
            <w:tcW w:w="1872" w:type="dxa"/>
          </w:tcPr>
          <w:p w14:paraId="000005D5" w14:textId="77777777" w:rsidR="007D10DD" w:rsidRDefault="00000000">
            <w:r>
              <w:t>Intermediary Recipient</w:t>
            </w:r>
          </w:p>
        </w:tc>
        <w:tc>
          <w:tcPr>
            <w:tcW w:w="1872" w:type="dxa"/>
          </w:tcPr>
          <w:p w14:paraId="000005D6" w14:textId="77777777" w:rsidR="007D10DD" w:rsidRDefault="00000000">
            <w:r>
              <w:t>NA</w:t>
            </w:r>
          </w:p>
        </w:tc>
        <w:tc>
          <w:tcPr>
            <w:tcW w:w="1872" w:type="dxa"/>
          </w:tcPr>
          <w:p w14:paraId="000005D7" w14:textId="77777777" w:rsidR="007D10DD" w:rsidRDefault="00000000">
            <w:r>
              <w:t>NA</w:t>
            </w:r>
          </w:p>
        </w:tc>
        <w:tc>
          <w:tcPr>
            <w:tcW w:w="1872" w:type="dxa"/>
          </w:tcPr>
          <w:p w14:paraId="000005D8" w14:textId="77777777" w:rsidR="007D10DD" w:rsidRDefault="00000000">
            <w:r>
              <w:t>Beneficiary when implementing organizations present</w:t>
            </w:r>
          </w:p>
        </w:tc>
        <w:tc>
          <w:tcPr>
            <w:tcW w:w="1872" w:type="dxa"/>
          </w:tcPr>
          <w:p w14:paraId="000005D9" w14:textId="77777777" w:rsidR="007D10DD" w:rsidRDefault="007D10DD"/>
        </w:tc>
      </w:tr>
      <w:tr w:rsidR="007D10DD" w14:paraId="0530F461" w14:textId="77777777">
        <w:tc>
          <w:tcPr>
            <w:tcW w:w="1872" w:type="dxa"/>
          </w:tcPr>
          <w:p w14:paraId="000005DA" w14:textId="77777777" w:rsidR="007D10DD" w:rsidRDefault="00000000">
            <w:r>
              <w:t>Implementing Organizations</w:t>
            </w:r>
          </w:p>
        </w:tc>
        <w:tc>
          <w:tcPr>
            <w:tcW w:w="1872" w:type="dxa"/>
          </w:tcPr>
          <w:p w14:paraId="000005DB" w14:textId="77777777" w:rsidR="007D10DD" w:rsidRDefault="00000000">
            <w:proofErr w:type="spellStart"/>
            <w:r>
              <w:t>iati</w:t>
            </w:r>
            <w:proofErr w:type="spellEnd"/>
            <w:r>
              <w:t>-activities/</w:t>
            </w:r>
            <w:proofErr w:type="spellStart"/>
            <w:r>
              <w:t>iati</w:t>
            </w:r>
            <w:proofErr w:type="spellEnd"/>
            <w:r>
              <w:t>-activity/participating-org/</w:t>
            </w:r>
            <w:r>
              <w:rPr>
                <w:vertAlign w:val="superscript"/>
              </w:rPr>
              <w:footnoteReference w:id="124"/>
            </w:r>
          </w:p>
        </w:tc>
        <w:tc>
          <w:tcPr>
            <w:tcW w:w="1872" w:type="dxa"/>
          </w:tcPr>
          <w:p w14:paraId="000005DC" w14:textId="77777777" w:rsidR="007D10DD" w:rsidRDefault="00000000">
            <w:r>
              <w:t>NA</w:t>
            </w:r>
          </w:p>
        </w:tc>
        <w:tc>
          <w:tcPr>
            <w:tcW w:w="1872" w:type="dxa"/>
          </w:tcPr>
          <w:p w14:paraId="000005DD" w14:textId="77777777" w:rsidR="007D10DD" w:rsidRDefault="00000000">
            <w:r>
              <w:t>Implementing Organizations</w:t>
            </w:r>
          </w:p>
        </w:tc>
        <w:tc>
          <w:tcPr>
            <w:tcW w:w="1872" w:type="dxa"/>
          </w:tcPr>
          <w:p w14:paraId="000005DE" w14:textId="77777777" w:rsidR="007D10DD" w:rsidRDefault="00000000">
            <w:r>
              <w:t>Project Organizations Name(s)</w:t>
            </w:r>
            <w:r>
              <w:rPr>
                <w:vertAlign w:val="superscript"/>
              </w:rPr>
              <w:footnoteReference w:id="125"/>
            </w:r>
          </w:p>
        </w:tc>
      </w:tr>
      <w:tr w:rsidR="007D10DD" w14:paraId="443AAAA0" w14:textId="77777777">
        <w:tc>
          <w:tcPr>
            <w:tcW w:w="1872" w:type="dxa"/>
          </w:tcPr>
          <w:p w14:paraId="000005DF" w14:textId="77777777" w:rsidR="007D10DD" w:rsidRDefault="00000000">
            <w:r>
              <w:t>Budget</w:t>
            </w:r>
          </w:p>
        </w:tc>
        <w:tc>
          <w:tcPr>
            <w:tcW w:w="1872" w:type="dxa"/>
          </w:tcPr>
          <w:p w14:paraId="000005E0" w14:textId="77777777" w:rsidR="007D10DD" w:rsidRDefault="00000000">
            <w:proofErr w:type="spellStart"/>
            <w:r>
              <w:t>iati</w:t>
            </w:r>
            <w:proofErr w:type="spellEnd"/>
            <w:r>
              <w:t>-activities/</w:t>
            </w:r>
            <w:proofErr w:type="spellStart"/>
            <w:r>
              <w:t>iati</w:t>
            </w:r>
            <w:proofErr w:type="spellEnd"/>
            <w:r>
              <w:t>-activity/budget</w:t>
            </w:r>
            <w:r>
              <w:rPr>
                <w:vertAlign w:val="superscript"/>
              </w:rPr>
              <w:footnoteReference w:id="126"/>
            </w:r>
          </w:p>
        </w:tc>
        <w:tc>
          <w:tcPr>
            <w:tcW w:w="1872" w:type="dxa"/>
          </w:tcPr>
          <w:p w14:paraId="000005E1" w14:textId="77777777" w:rsidR="007D10DD" w:rsidRDefault="00000000">
            <w:proofErr w:type="spellStart"/>
            <w:r>
              <w:t>USD_Disbursement</w:t>
            </w:r>
            <w:proofErr w:type="spellEnd"/>
          </w:p>
        </w:tc>
        <w:tc>
          <w:tcPr>
            <w:tcW w:w="1872" w:type="dxa"/>
          </w:tcPr>
          <w:p w14:paraId="000005E2" w14:textId="77777777" w:rsidR="007D10DD" w:rsidRDefault="00000000">
            <w:r>
              <w:t>Committed Budget in Project Document</w:t>
            </w:r>
          </w:p>
        </w:tc>
        <w:tc>
          <w:tcPr>
            <w:tcW w:w="1872" w:type="dxa"/>
          </w:tcPr>
          <w:p w14:paraId="000005E3" w14:textId="77777777" w:rsidR="007D10DD" w:rsidRDefault="00000000">
            <w:r>
              <w:t>Commitment amount</w:t>
            </w:r>
          </w:p>
        </w:tc>
      </w:tr>
      <w:tr w:rsidR="007D10DD" w14:paraId="19B08D0D" w14:textId="77777777">
        <w:tc>
          <w:tcPr>
            <w:tcW w:w="1872" w:type="dxa"/>
          </w:tcPr>
          <w:p w14:paraId="000005E4" w14:textId="77777777" w:rsidR="007D10DD" w:rsidRDefault="00000000">
            <w:r>
              <w:t>Default Currency</w:t>
            </w:r>
          </w:p>
        </w:tc>
        <w:tc>
          <w:tcPr>
            <w:tcW w:w="1872" w:type="dxa"/>
          </w:tcPr>
          <w:p w14:paraId="000005E5" w14:textId="77777777" w:rsidR="007D10DD" w:rsidRDefault="00000000">
            <w:proofErr w:type="spellStart"/>
            <w:r>
              <w:t>iati</w:t>
            </w:r>
            <w:proofErr w:type="spellEnd"/>
            <w:r>
              <w:t>-activities/</w:t>
            </w:r>
            <w:proofErr w:type="spellStart"/>
            <w:r>
              <w:t>iati</w:t>
            </w:r>
            <w:proofErr w:type="spellEnd"/>
            <w:r>
              <w:t>-activity/@default-currency</w:t>
            </w:r>
          </w:p>
        </w:tc>
        <w:tc>
          <w:tcPr>
            <w:tcW w:w="1872" w:type="dxa"/>
          </w:tcPr>
          <w:p w14:paraId="000005E6" w14:textId="77777777" w:rsidR="007D10DD" w:rsidRDefault="00000000">
            <w:r>
              <w:t>Currency Code</w:t>
            </w:r>
          </w:p>
        </w:tc>
        <w:tc>
          <w:tcPr>
            <w:tcW w:w="1872" w:type="dxa"/>
          </w:tcPr>
          <w:p w14:paraId="000005E7" w14:textId="77777777" w:rsidR="007D10DD" w:rsidRDefault="00000000">
            <w:r>
              <w:t>NA</w:t>
            </w:r>
          </w:p>
        </w:tc>
        <w:tc>
          <w:tcPr>
            <w:tcW w:w="1872" w:type="dxa"/>
          </w:tcPr>
          <w:p w14:paraId="000005E8" w14:textId="77777777" w:rsidR="007D10DD" w:rsidRDefault="00000000">
            <w:r>
              <w:t>NA</w:t>
            </w:r>
          </w:p>
        </w:tc>
      </w:tr>
      <w:tr w:rsidR="007D10DD" w14:paraId="251FE5CB" w14:textId="77777777">
        <w:tc>
          <w:tcPr>
            <w:tcW w:w="1872" w:type="dxa"/>
          </w:tcPr>
          <w:p w14:paraId="000005E9" w14:textId="77777777" w:rsidR="007D10DD" w:rsidRDefault="00000000">
            <w:r>
              <w:t>Currency</w:t>
            </w:r>
          </w:p>
        </w:tc>
        <w:tc>
          <w:tcPr>
            <w:tcW w:w="1872" w:type="dxa"/>
          </w:tcPr>
          <w:p w14:paraId="000005EA" w14:textId="77777777" w:rsidR="007D10DD" w:rsidRDefault="00000000">
            <w:proofErr w:type="spellStart"/>
            <w:r>
              <w:t>iati</w:t>
            </w:r>
            <w:proofErr w:type="spellEnd"/>
            <w:r>
              <w:t>-activities/</w:t>
            </w:r>
            <w:proofErr w:type="spellStart"/>
            <w:r>
              <w:t>iati</w:t>
            </w:r>
            <w:proofErr w:type="spellEnd"/>
            <w:r>
              <w:t>-activity/budget/</w:t>
            </w:r>
          </w:p>
          <w:p w14:paraId="000005EB" w14:textId="77777777" w:rsidR="007D10DD" w:rsidRDefault="00000000">
            <w:r>
              <w:t>value/@currency</w:t>
            </w:r>
          </w:p>
        </w:tc>
        <w:tc>
          <w:tcPr>
            <w:tcW w:w="1872" w:type="dxa"/>
          </w:tcPr>
          <w:p w14:paraId="000005EC" w14:textId="77777777" w:rsidR="007D10DD" w:rsidRDefault="00000000">
            <w:r>
              <w:t>USD</w:t>
            </w:r>
          </w:p>
        </w:tc>
        <w:tc>
          <w:tcPr>
            <w:tcW w:w="1872" w:type="dxa"/>
          </w:tcPr>
          <w:p w14:paraId="000005ED" w14:textId="77777777" w:rsidR="007D10DD" w:rsidRDefault="00000000">
            <w:r>
              <w:t>Currency noted in Project Document</w:t>
            </w:r>
          </w:p>
        </w:tc>
        <w:tc>
          <w:tcPr>
            <w:tcW w:w="1872" w:type="dxa"/>
          </w:tcPr>
          <w:p w14:paraId="000005EE" w14:textId="77777777" w:rsidR="007D10DD" w:rsidRDefault="00000000">
            <w:r>
              <w:t>Commitment amount currency</w:t>
            </w:r>
          </w:p>
        </w:tc>
      </w:tr>
      <w:tr w:rsidR="007D10DD" w14:paraId="71E4D94B" w14:textId="77777777">
        <w:tc>
          <w:tcPr>
            <w:tcW w:w="1872" w:type="dxa"/>
          </w:tcPr>
          <w:p w14:paraId="000005EF" w14:textId="77777777" w:rsidR="007D10DD" w:rsidRDefault="00000000">
            <w:r>
              <w:t>Location Available</w:t>
            </w:r>
          </w:p>
        </w:tc>
        <w:tc>
          <w:tcPr>
            <w:tcW w:w="1872" w:type="dxa"/>
          </w:tcPr>
          <w:p w14:paraId="000005F0" w14:textId="77777777" w:rsidR="007D10DD" w:rsidRDefault="00000000">
            <w:r>
              <w:t>NA</w:t>
            </w:r>
          </w:p>
        </w:tc>
        <w:tc>
          <w:tcPr>
            <w:tcW w:w="1872" w:type="dxa"/>
          </w:tcPr>
          <w:p w14:paraId="000005F1" w14:textId="77777777" w:rsidR="007D10DD" w:rsidRDefault="00000000">
            <w:r>
              <w:t>NA</w:t>
            </w:r>
            <w:r>
              <w:rPr>
                <w:vertAlign w:val="superscript"/>
              </w:rPr>
              <w:footnoteReference w:id="127"/>
            </w:r>
          </w:p>
        </w:tc>
        <w:tc>
          <w:tcPr>
            <w:tcW w:w="1872" w:type="dxa"/>
          </w:tcPr>
          <w:p w14:paraId="000005F2" w14:textId="77777777" w:rsidR="007D10DD" w:rsidRDefault="00000000">
            <w:r>
              <w:t>NA</w:t>
            </w:r>
          </w:p>
        </w:tc>
        <w:tc>
          <w:tcPr>
            <w:tcW w:w="1872" w:type="dxa"/>
          </w:tcPr>
          <w:p w14:paraId="000005F3" w14:textId="77777777" w:rsidR="007D10DD" w:rsidRDefault="00000000">
            <w:r>
              <w:t>NA</w:t>
            </w:r>
          </w:p>
        </w:tc>
      </w:tr>
      <w:tr w:rsidR="007D10DD" w14:paraId="2E980B10" w14:textId="77777777">
        <w:tc>
          <w:tcPr>
            <w:tcW w:w="1872" w:type="dxa"/>
          </w:tcPr>
          <w:p w14:paraId="000005F4" w14:textId="77777777" w:rsidR="007D10DD" w:rsidRDefault="00000000">
            <w:r>
              <w:t>Sector</w:t>
            </w:r>
          </w:p>
        </w:tc>
        <w:tc>
          <w:tcPr>
            <w:tcW w:w="1872" w:type="dxa"/>
          </w:tcPr>
          <w:p w14:paraId="000005F5" w14:textId="77777777" w:rsidR="007D10DD" w:rsidRDefault="00000000">
            <w:proofErr w:type="spellStart"/>
            <w:r>
              <w:t>iati</w:t>
            </w:r>
            <w:proofErr w:type="spellEnd"/>
            <w:r>
              <w:t>-activities/</w:t>
            </w:r>
            <w:proofErr w:type="spellStart"/>
            <w:r>
              <w:t>iati</w:t>
            </w:r>
            <w:proofErr w:type="spellEnd"/>
            <w:r>
              <w:t>-activity/sector</w:t>
            </w:r>
          </w:p>
        </w:tc>
        <w:tc>
          <w:tcPr>
            <w:tcW w:w="1872" w:type="dxa"/>
          </w:tcPr>
          <w:p w14:paraId="000005F6" w14:textId="77777777" w:rsidR="007D10DD" w:rsidRDefault="00000000">
            <w:r>
              <w:t>Purpose Codes</w:t>
            </w:r>
            <w:r>
              <w:rPr>
                <w:vertAlign w:val="superscript"/>
              </w:rPr>
              <w:footnoteReference w:id="128"/>
            </w:r>
          </w:p>
        </w:tc>
        <w:tc>
          <w:tcPr>
            <w:tcW w:w="1872" w:type="dxa"/>
          </w:tcPr>
          <w:p w14:paraId="000005F7" w14:textId="77777777" w:rsidR="007D10DD" w:rsidRDefault="00000000">
            <w:r>
              <w:t>NA</w:t>
            </w:r>
            <w:r>
              <w:rPr>
                <w:vertAlign w:val="superscript"/>
              </w:rPr>
              <w:footnoteReference w:id="129"/>
            </w:r>
          </w:p>
        </w:tc>
        <w:tc>
          <w:tcPr>
            <w:tcW w:w="1872" w:type="dxa"/>
          </w:tcPr>
          <w:p w14:paraId="000005F8" w14:textId="77777777" w:rsidR="007D10DD" w:rsidRDefault="00000000">
            <w:r>
              <w:t>Sector 3 Name(s)</w:t>
            </w:r>
          </w:p>
        </w:tc>
      </w:tr>
      <w:tr w:rsidR="007D10DD" w14:paraId="19ED31B1" w14:textId="77777777">
        <w:tc>
          <w:tcPr>
            <w:tcW w:w="1872" w:type="dxa"/>
          </w:tcPr>
          <w:p w14:paraId="000005F9" w14:textId="77777777" w:rsidR="007D10DD" w:rsidRDefault="00000000">
            <w:proofErr w:type="spellStart"/>
            <w:r>
              <w:t>Document_date</w:t>
            </w:r>
            <w:proofErr w:type="spellEnd"/>
          </w:p>
        </w:tc>
        <w:tc>
          <w:tcPr>
            <w:tcW w:w="1872" w:type="dxa"/>
          </w:tcPr>
          <w:p w14:paraId="000005FA" w14:textId="77777777" w:rsidR="007D10DD" w:rsidRDefault="00000000">
            <w:r>
              <w:t>NA</w:t>
            </w:r>
          </w:p>
        </w:tc>
        <w:tc>
          <w:tcPr>
            <w:tcW w:w="1872" w:type="dxa"/>
          </w:tcPr>
          <w:p w14:paraId="000005FB" w14:textId="77777777" w:rsidR="007D10DD" w:rsidRDefault="00000000">
            <w:r>
              <w:t>NA</w:t>
            </w:r>
          </w:p>
        </w:tc>
        <w:tc>
          <w:tcPr>
            <w:tcW w:w="1872" w:type="dxa"/>
          </w:tcPr>
          <w:p w14:paraId="000005FC" w14:textId="77777777" w:rsidR="007D10DD" w:rsidRDefault="00000000">
            <w:r>
              <w:t>NA</w:t>
            </w:r>
          </w:p>
        </w:tc>
        <w:tc>
          <w:tcPr>
            <w:tcW w:w="1872" w:type="dxa"/>
          </w:tcPr>
          <w:p w14:paraId="000005FD" w14:textId="77777777" w:rsidR="007D10DD" w:rsidRDefault="00000000">
            <w:r>
              <w:t>NA</w:t>
            </w:r>
          </w:p>
        </w:tc>
      </w:tr>
      <w:tr w:rsidR="007D10DD" w14:paraId="6DD4B9C8" w14:textId="77777777">
        <w:tc>
          <w:tcPr>
            <w:tcW w:w="1872" w:type="dxa"/>
          </w:tcPr>
          <w:p w14:paraId="000005FE" w14:textId="77777777" w:rsidR="007D10DD" w:rsidRDefault="00000000">
            <w:r>
              <w:lastRenderedPageBreak/>
              <w:t>Link</w:t>
            </w:r>
          </w:p>
        </w:tc>
        <w:tc>
          <w:tcPr>
            <w:tcW w:w="1872" w:type="dxa"/>
          </w:tcPr>
          <w:p w14:paraId="000005FF" w14:textId="77777777" w:rsidR="007D10DD" w:rsidRDefault="00000000">
            <w:r>
              <w:t>Link to D-Portal</w:t>
            </w:r>
            <w:r>
              <w:rPr>
                <w:vertAlign w:val="superscript"/>
              </w:rPr>
              <w:footnoteReference w:id="130"/>
            </w:r>
          </w:p>
        </w:tc>
        <w:tc>
          <w:tcPr>
            <w:tcW w:w="1872" w:type="dxa"/>
          </w:tcPr>
          <w:p w14:paraId="00000600" w14:textId="77777777" w:rsidR="007D10DD" w:rsidRDefault="00000000">
            <w:r>
              <w:t>NA</w:t>
            </w:r>
          </w:p>
        </w:tc>
        <w:tc>
          <w:tcPr>
            <w:tcW w:w="1872" w:type="dxa"/>
          </w:tcPr>
          <w:p w14:paraId="00000601" w14:textId="77777777" w:rsidR="007D10DD" w:rsidRDefault="00000000">
            <w:r>
              <w:t>Link to project on the MPTF Website</w:t>
            </w:r>
            <w:r>
              <w:rPr>
                <w:vertAlign w:val="superscript"/>
              </w:rPr>
              <w:footnoteReference w:id="131"/>
            </w:r>
          </w:p>
        </w:tc>
        <w:tc>
          <w:tcPr>
            <w:tcW w:w="1872" w:type="dxa"/>
          </w:tcPr>
          <w:p w14:paraId="00000602" w14:textId="77777777" w:rsidR="007D10DD" w:rsidRDefault="00000000">
            <w:r>
              <w:t>NA</w:t>
            </w:r>
          </w:p>
        </w:tc>
      </w:tr>
    </w:tbl>
    <w:p w14:paraId="00000603" w14:textId="77777777" w:rsidR="007D10DD" w:rsidRDefault="007D10DD"/>
    <w:p w14:paraId="00000604" w14:textId="77777777" w:rsidR="007D10DD" w:rsidRDefault="007D10DD">
      <w:pPr>
        <w:rPr>
          <w:b/>
          <w:color w:val="000000"/>
        </w:rPr>
      </w:pPr>
    </w:p>
    <w:p w14:paraId="00000605" w14:textId="77777777" w:rsidR="007D10DD" w:rsidRDefault="007D10DD"/>
    <w:sectPr w:rsidR="007D10DD">
      <w:headerReference w:type="even" r:id="rId16"/>
      <w:headerReference w:type="default" r:id="rId17"/>
      <w:footerReference w:type="even" r:id="rId18"/>
      <w:footerReference w:type="default" r:id="rId19"/>
      <w:pgSz w:w="12240" w:h="15840"/>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Julie Radomski" w:date="2024-08-16T18:31:00Z" w:initials="JR">
    <w:p w14:paraId="5FE3DC1A" w14:textId="77777777" w:rsidR="003E11B6" w:rsidRDefault="003E11B6" w:rsidP="003E11B6">
      <w:pPr>
        <w:pStyle w:val="CommentText"/>
        <w:jc w:val="left"/>
      </w:pPr>
      <w:r>
        <w:rPr>
          <w:rStyle w:val="CommentReference"/>
        </w:rPr>
        <w:annotationRef/>
      </w:r>
      <w:r>
        <w:t>Suggestion to move the Org List sources to last, because the org list derives from the other two datasets</w:t>
      </w:r>
    </w:p>
  </w:comment>
  <w:comment w:id="38" w:author="Julie Radomski" w:date="2024-08-16T17:24:00Z" w:initials="JR">
    <w:p w14:paraId="3223680A" w14:textId="45B12461" w:rsidR="0032709B" w:rsidRDefault="0032709B" w:rsidP="0032709B">
      <w:pPr>
        <w:pStyle w:val="CommentText"/>
        <w:jc w:val="left"/>
      </w:pPr>
      <w:r>
        <w:rPr>
          <w:rStyle w:val="CommentReference"/>
        </w:rPr>
        <w:annotationRef/>
      </w:r>
      <w:r>
        <w:t>This is all re-stated directly below. I suggest deleting as the redundancy is confusing</w:t>
      </w:r>
    </w:p>
  </w:comment>
  <w:comment w:id="57" w:author="Cavero Sanchez, Cecilia" w:date="2024-09-18T07:12:00Z" w:initials="CC">
    <w:p w14:paraId="77BA0358" w14:textId="77777777" w:rsidR="00773324" w:rsidRDefault="00773324" w:rsidP="00773324">
      <w:pPr>
        <w:pStyle w:val="CommentText"/>
        <w:jc w:val="left"/>
      </w:pPr>
      <w:r>
        <w:rPr>
          <w:rStyle w:val="CommentReference"/>
        </w:rPr>
        <w:annotationRef/>
      </w:r>
      <w:r>
        <w:t>I think this warrants a slightly longer explanation --&gt; what is level of internationality?</w:t>
      </w:r>
    </w:p>
  </w:comment>
  <w:comment w:id="90" w:author="Julie Radomski" w:date="2024-08-16T17:43:00Z" w:initials="JR">
    <w:p w14:paraId="41FAF701" w14:textId="76BF1406" w:rsidR="006D7402" w:rsidRDefault="006D7402" w:rsidP="006D7402">
      <w:pPr>
        <w:pStyle w:val="CommentText"/>
        <w:jc w:val="left"/>
      </w:pPr>
      <w:r>
        <w:rPr>
          <w:rStyle w:val="CommentReference"/>
        </w:rPr>
        <w:annotationRef/>
      </w:r>
      <w:r>
        <w:t>Shouldn’t COW be listed beneath YIO in the above list, even if it is used minimally?</w:t>
      </w:r>
    </w:p>
  </w:comment>
  <w:comment w:id="95" w:author="Julie Radomski" w:date="2024-08-16T17:14:00Z" w:initials="JR">
    <w:p w14:paraId="57CA066A" w14:textId="4A054EC5" w:rsidR="00DB4FFB" w:rsidRDefault="00DB4FFB" w:rsidP="00DB4FFB">
      <w:pPr>
        <w:pStyle w:val="CommentText"/>
        <w:jc w:val="left"/>
      </w:pPr>
      <w:r>
        <w:rPr>
          <w:rStyle w:val="CommentReference"/>
        </w:rPr>
        <w:annotationRef/>
      </w:r>
      <w:r>
        <w:t>Changing name to make it consistent with the main codebook</w:t>
      </w:r>
    </w:p>
  </w:comment>
  <w:comment w:id="117" w:author="Ariana Schmidt" w:date="2024-04-24T11:41:00Z" w:initials="">
    <w:p w14:paraId="000006A1" w14:textId="35A68850"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Figure 1 has the 11 clusters – I am guessing that ETC and Early Recovery were added after the initial rollout in Pakistan in 2005.</w:t>
      </w:r>
    </w:p>
  </w:comment>
  <w:comment w:id="126" w:author="Julie Radomski" w:date="2024-08-16T17:56:00Z" w:initials="JR">
    <w:p w14:paraId="24A13908" w14:textId="77777777" w:rsidR="00164738" w:rsidRDefault="00164738" w:rsidP="00164738">
      <w:pPr>
        <w:pStyle w:val="CommentText"/>
        <w:jc w:val="left"/>
      </w:pPr>
      <w:r>
        <w:rPr>
          <w:rStyle w:val="CommentReference"/>
        </w:rPr>
        <w:annotationRef/>
      </w:r>
      <w:r>
        <w:t>Figure needs a source</w:t>
      </w:r>
    </w:p>
  </w:comment>
  <w:comment w:id="128" w:author="Julie Radomski" w:date="2024-08-16T17:58:00Z" w:initials="JR">
    <w:p w14:paraId="6E14B3B7" w14:textId="77777777" w:rsidR="00164738" w:rsidRDefault="00164738" w:rsidP="00164738">
      <w:pPr>
        <w:pStyle w:val="CommentText"/>
        <w:jc w:val="left"/>
      </w:pPr>
      <w:r>
        <w:rPr>
          <w:rStyle w:val="CommentReference"/>
        </w:rPr>
        <w:annotationRef/>
      </w:r>
      <w:r>
        <w:t>A little unclear?</w:t>
      </w:r>
    </w:p>
  </w:comment>
  <w:comment w:id="129" w:author="Cavero Sanchez, Cecilia" w:date="2024-09-18T07:15:00Z" w:initials="CC">
    <w:p w14:paraId="368BB60D" w14:textId="77777777" w:rsidR="00644BFC" w:rsidRDefault="00644BFC" w:rsidP="00644BFC">
      <w:pPr>
        <w:pStyle w:val="CommentText"/>
        <w:jc w:val="left"/>
      </w:pPr>
      <w:r>
        <w:rPr>
          <w:rStyle w:val="CommentReference"/>
        </w:rPr>
        <w:annotationRef/>
      </w:r>
      <w:r>
        <w:t>Agreed</w:t>
      </w:r>
    </w:p>
  </w:comment>
  <w:comment w:id="132" w:author="Julie Radomski" w:date="2024-08-16T18:00:00Z" w:initials="JR">
    <w:p w14:paraId="5601D91D" w14:textId="758019C1" w:rsidR="00565F3A" w:rsidRDefault="00565F3A" w:rsidP="00565F3A">
      <w:pPr>
        <w:pStyle w:val="CommentText"/>
        <w:jc w:val="left"/>
      </w:pPr>
      <w:r>
        <w:rPr>
          <w:rStyle w:val="CommentReference"/>
        </w:rPr>
        <w:annotationRef/>
      </w:r>
      <w:r>
        <w:t>Suggestion to delete because this info is repeated in the following section</w:t>
      </w:r>
    </w:p>
  </w:comment>
  <w:comment w:id="146" w:author="Cavero Sanchez, Cecilia" w:date="2024-09-18T07:17:00Z" w:initials="CC">
    <w:p w14:paraId="460919F2" w14:textId="77777777" w:rsidR="00702D7A" w:rsidRDefault="00702D7A" w:rsidP="00702D7A">
      <w:pPr>
        <w:pStyle w:val="CommentText"/>
        <w:jc w:val="left"/>
      </w:pPr>
      <w:r>
        <w:rPr>
          <w:rStyle w:val="CommentReference"/>
        </w:rPr>
        <w:annotationRef/>
      </w:r>
      <w:r>
        <w:t>Why are you not including single-cluster sources?</w:t>
      </w:r>
    </w:p>
  </w:comment>
  <w:comment w:id="147" w:author="Julie Radomski" w:date="2024-08-12T21:26:00Z" w:initials="JR">
    <w:p w14:paraId="2EA6D9AB" w14:textId="25D2AF9C" w:rsidR="001D191D" w:rsidRDefault="001D191D" w:rsidP="001D191D">
      <w:pPr>
        <w:pStyle w:val="CommentText"/>
        <w:jc w:val="left"/>
      </w:pPr>
      <w:r>
        <w:rPr>
          <w:rStyle w:val="CommentReference"/>
        </w:rPr>
        <w:annotationRef/>
      </w:r>
      <w:r>
        <w:t>Fn added from Seray based on decision to include Haiti data 7/2024</w:t>
      </w:r>
    </w:p>
  </w:comment>
  <w:comment w:id="228" w:author="Julie Radomski" w:date="2024-08-16T18:29:00Z" w:initials="JR">
    <w:p w14:paraId="29FA365C" w14:textId="77777777" w:rsidR="002E313D" w:rsidRDefault="002E313D" w:rsidP="002E313D">
      <w:pPr>
        <w:pStyle w:val="CommentText"/>
        <w:jc w:val="left"/>
      </w:pPr>
      <w:r>
        <w:rPr>
          <w:rStyle w:val="CommentReference"/>
        </w:rPr>
        <w:annotationRef/>
      </w:r>
      <w:r>
        <w:t>So each document has two scores, one for the source and one for the doc type? OR are the following categories of docs examples of each of the scores described above?</w:t>
      </w:r>
    </w:p>
  </w:comment>
  <w:comment w:id="229" w:author="Cavero Sanchez, Cecilia" w:date="2024-09-18T07:21:00Z" w:initials="CC">
    <w:p w14:paraId="2BF5C824" w14:textId="77777777" w:rsidR="00A34C7D" w:rsidRDefault="00A34C7D" w:rsidP="00A34C7D">
      <w:pPr>
        <w:pStyle w:val="CommentText"/>
        <w:jc w:val="left"/>
      </w:pPr>
      <w:r>
        <w:rPr>
          <w:rStyle w:val="CommentReference"/>
        </w:rPr>
        <w:annotationRef/>
      </w:r>
      <w:r>
        <w:t>I agree that this is a little unclear as to how many scores there are</w:t>
      </w:r>
    </w:p>
  </w:comment>
  <w:comment w:id="241" w:author="Julie Radomski" w:date="2024-08-16T18:36:00Z" w:initials="JR">
    <w:p w14:paraId="0FCC6322" w14:textId="71911B31" w:rsidR="00533D2C" w:rsidRDefault="00533D2C" w:rsidP="00533D2C">
      <w:pPr>
        <w:pStyle w:val="CommentText"/>
        <w:jc w:val="left"/>
      </w:pPr>
      <w:r>
        <w:rPr>
          <w:rStyle w:val="CommentReference"/>
        </w:rPr>
        <w:annotationRef/>
      </w:r>
      <w:r>
        <w:t>This seems like more general framing content - should it be first, before the 3 separate sections for each dataset?</w:t>
      </w:r>
    </w:p>
  </w:comment>
  <w:comment w:id="242" w:author="Cavero Sanchez, Cecilia" w:date="2024-09-18T07:25:00Z" w:initials="CC">
    <w:p w14:paraId="73DB3733" w14:textId="77777777" w:rsidR="00E42C6B" w:rsidRDefault="00E42C6B" w:rsidP="00E42C6B">
      <w:pPr>
        <w:pStyle w:val="CommentText"/>
        <w:jc w:val="left"/>
      </w:pPr>
      <w:r>
        <w:rPr>
          <w:rStyle w:val="CommentReference"/>
        </w:rPr>
        <w:annotationRef/>
      </w:r>
      <w:r>
        <w:t>I think it’s helpful here even if you add it beforehand, since the codebook is very complex</w:t>
      </w:r>
    </w:p>
  </w:comment>
  <w:comment w:id="264" w:author="Julie Radomski" w:date="2024-08-16T18:40:00Z" w:initials="JR">
    <w:p w14:paraId="15104C44" w14:textId="2D0A99EA" w:rsidR="00AB30D0" w:rsidRDefault="00AB30D0" w:rsidP="00AB30D0">
      <w:pPr>
        <w:pStyle w:val="CommentText"/>
        <w:jc w:val="left"/>
      </w:pPr>
      <w:r>
        <w:rPr>
          <w:rStyle w:val="CommentReference"/>
        </w:rPr>
        <w:annotationRef/>
      </w:r>
      <w:r>
        <w:t>I’m not sure what “draws on” means in this context - are IATI standards what we strive for? What are these standards?</w:t>
      </w:r>
    </w:p>
  </w:comment>
  <w:comment w:id="265" w:author="Julie Radomski" w:date="2024-08-16T18:47:00Z" w:initials="JR">
    <w:p w14:paraId="0136F752" w14:textId="77777777" w:rsidR="00F256FA" w:rsidRDefault="00F256FA" w:rsidP="00F256FA">
      <w:pPr>
        <w:pStyle w:val="CommentText"/>
        <w:jc w:val="left"/>
      </w:pPr>
      <w:r>
        <w:rPr>
          <w:rStyle w:val="CommentReference"/>
        </w:rPr>
        <w:annotationRef/>
      </w:r>
      <w:r>
        <w:t>This is confusingly worded - is this a weakness in our data or in other people’s data or both?</w:t>
      </w:r>
    </w:p>
  </w:comment>
  <w:comment w:id="268" w:author="Julie Radomski" w:date="2024-08-16T18:42:00Z" w:initials="JR">
    <w:p w14:paraId="1246866B" w14:textId="4D1EF548" w:rsidR="00AB30D0" w:rsidRDefault="00AB30D0" w:rsidP="00AB30D0">
      <w:pPr>
        <w:pStyle w:val="CommentText"/>
        <w:jc w:val="left"/>
      </w:pPr>
      <w:r>
        <w:rPr>
          <w:rStyle w:val="CommentReference"/>
        </w:rPr>
        <w:annotationRef/>
      </w:r>
      <w:r>
        <w:t>Authorized by whom?</w:t>
      </w:r>
    </w:p>
  </w:comment>
  <w:comment w:id="269" w:author="Cavero Sanchez, Cecilia" w:date="2024-09-18T07:27:00Z" w:initials="CC">
    <w:p w14:paraId="17ACC792" w14:textId="77777777" w:rsidR="00516984" w:rsidRDefault="00516984" w:rsidP="00516984">
      <w:pPr>
        <w:pStyle w:val="CommentText"/>
        <w:jc w:val="left"/>
      </w:pPr>
      <w:r>
        <w:rPr>
          <w:rStyle w:val="CommentReference"/>
        </w:rPr>
        <w:annotationRef/>
      </w:r>
      <w:r>
        <w:t>I think this makes sense, but anticipating critiques, it could be helpful to add a sentence about whether the coding process reveals that these organizations are, in fact, involved in development/humanitarian activities</w:t>
      </w:r>
    </w:p>
  </w:comment>
  <w:comment w:id="292" w:author="Julie Radomski" w:date="2024-08-16T18:50:00Z" w:initials="JR">
    <w:p w14:paraId="095A91D9" w14:textId="3E46C5FC" w:rsidR="00F256FA" w:rsidRDefault="00F256FA" w:rsidP="00F256FA">
      <w:pPr>
        <w:pStyle w:val="CommentText"/>
        <w:jc w:val="left"/>
      </w:pPr>
      <w:r>
        <w:rPr>
          <w:rStyle w:val="CommentReference"/>
        </w:rPr>
        <w:annotationRef/>
      </w:r>
      <w:r>
        <w:t>?</w:t>
      </w:r>
    </w:p>
  </w:comment>
  <w:comment w:id="296" w:author="Julie Radomski" w:date="2024-08-16T18:50:00Z" w:initials="JR">
    <w:p w14:paraId="2D0746FD" w14:textId="77777777" w:rsidR="00F256FA" w:rsidRDefault="00F256FA" w:rsidP="00F256FA">
      <w:pPr>
        <w:pStyle w:val="CommentText"/>
        <w:jc w:val="left"/>
      </w:pPr>
      <w:r>
        <w:rPr>
          <w:rStyle w:val="CommentReference"/>
        </w:rPr>
        <w:annotationRef/>
      </w:r>
      <w:r>
        <w:t>?</w:t>
      </w:r>
    </w:p>
  </w:comment>
  <w:comment w:id="297" w:author="Cavero Sanchez, Cecilia" w:date="2024-09-18T07:28:00Z" w:initials="CC">
    <w:p w14:paraId="1EC49C81" w14:textId="77777777" w:rsidR="00B86BF5" w:rsidRDefault="00B86BF5" w:rsidP="00B86BF5">
      <w:pPr>
        <w:pStyle w:val="CommentText"/>
        <w:jc w:val="left"/>
      </w:pPr>
      <w:r>
        <w:rPr>
          <w:rStyle w:val="CommentReference"/>
        </w:rPr>
        <w:annotationRef/>
      </w:r>
      <w:r>
        <w:t>Project?</w:t>
      </w:r>
    </w:p>
  </w:comment>
  <w:comment w:id="304" w:author="Cavero Sanchez, Cecilia" w:date="2024-09-18T07:31:00Z" w:initials="CC">
    <w:p w14:paraId="227C0129" w14:textId="77777777" w:rsidR="007D49C5" w:rsidRDefault="007D49C5" w:rsidP="007D49C5">
      <w:pPr>
        <w:pStyle w:val="CommentText"/>
        <w:jc w:val="left"/>
      </w:pPr>
      <w:r>
        <w:rPr>
          <w:rStyle w:val="CommentReference"/>
        </w:rPr>
        <w:annotationRef/>
      </w:r>
      <w:r>
        <w:t>Are you not using IATI then? Why is this included here?</w:t>
      </w:r>
    </w:p>
  </w:comment>
  <w:comment w:id="316" w:author="Cavero Sanchez, Cecilia" w:date="2024-09-18T07:32:00Z" w:initials="CC">
    <w:p w14:paraId="36A975E3" w14:textId="77777777" w:rsidR="005F590D" w:rsidRDefault="005F590D" w:rsidP="005F590D">
      <w:pPr>
        <w:pStyle w:val="CommentText"/>
        <w:jc w:val="left"/>
      </w:pPr>
      <w:r>
        <w:rPr>
          <w:rStyle w:val="CommentReference"/>
        </w:rPr>
        <w:annotationRef/>
      </w:r>
      <w:r>
        <w:t>I think pelling out CPA and ODA would help with legibility</w:t>
      </w:r>
    </w:p>
  </w:comment>
  <w:comment w:id="321" w:author="Cavero Sanchez, Cecilia" w:date="2024-09-18T07:33:00Z" w:initials="CC">
    <w:p w14:paraId="20B4A2C8" w14:textId="77777777" w:rsidR="00554DF8" w:rsidRDefault="00554DF8" w:rsidP="00554DF8">
      <w:pPr>
        <w:pStyle w:val="CommentText"/>
        <w:jc w:val="left"/>
      </w:pPr>
      <w:r>
        <w:rPr>
          <w:rStyle w:val="CommentReference"/>
        </w:rPr>
        <w:annotationRef/>
      </w:r>
      <w:r>
        <w:t>I don’t understand this either</w:t>
      </w:r>
    </w:p>
  </w:comment>
  <w:comment w:id="314" w:author="Julie Radomski" w:date="2024-08-16T22:09:00Z" w:initials="JR">
    <w:p w14:paraId="5FCE9875" w14:textId="45B56CC1" w:rsidR="00967D99" w:rsidRDefault="00967D99" w:rsidP="00967D99">
      <w:pPr>
        <w:pStyle w:val="CommentText"/>
        <w:jc w:val="left"/>
      </w:pPr>
      <w:r>
        <w:rPr>
          <w:rStyle w:val="CommentReference"/>
        </w:rPr>
        <w:annotationRef/>
      </w:r>
      <w:r>
        <w:t>This needs to be reworded/restructured, but I’m not clear enough on it to do so</w:t>
      </w:r>
    </w:p>
  </w:comment>
  <w:comment w:id="335" w:author="Julie Radomski" w:date="2024-08-16T22:18:00Z" w:initials="JR">
    <w:p w14:paraId="26D86369" w14:textId="77777777" w:rsidR="007D7B41" w:rsidRDefault="007D7B41" w:rsidP="007D7B41">
      <w:pPr>
        <w:pStyle w:val="CommentText"/>
        <w:jc w:val="left"/>
      </w:pPr>
      <w:r>
        <w:rPr>
          <w:rStyle w:val="CommentReference"/>
        </w:rPr>
        <w:annotationRef/>
      </w:r>
      <w:r>
        <w:t>redundant</w:t>
      </w:r>
    </w:p>
  </w:comment>
  <w:comment w:id="338" w:author="Julie Radomski" w:date="2024-08-16T22:17:00Z" w:initials="JR">
    <w:p w14:paraId="1DC2D6C7" w14:textId="7975CA82" w:rsidR="007D7B41" w:rsidRDefault="007D7B41" w:rsidP="007D7B41">
      <w:pPr>
        <w:pStyle w:val="CommentText"/>
        <w:jc w:val="left"/>
      </w:pPr>
      <w:r>
        <w:rPr>
          <w:rStyle w:val="CommentReference"/>
        </w:rPr>
        <w:annotationRef/>
      </w:r>
      <w:r>
        <w:t>Significance isn’t clear</w:t>
      </w:r>
    </w:p>
  </w:comment>
  <w:comment w:id="347" w:author="Julie Radomski" w:date="2024-08-16T22:19:00Z" w:initials="JR">
    <w:p w14:paraId="43C67ED6" w14:textId="77777777" w:rsidR="007D7B41" w:rsidRDefault="007D7B41" w:rsidP="007D7B41">
      <w:pPr>
        <w:pStyle w:val="CommentText"/>
        <w:jc w:val="left"/>
      </w:pPr>
      <w:r>
        <w:rPr>
          <w:rStyle w:val="CommentReference"/>
        </w:rPr>
        <w:annotationRef/>
      </w:r>
      <w:r>
        <w:t>?</w:t>
      </w:r>
    </w:p>
  </w:comment>
  <w:comment w:id="359" w:author="Cavero Sanchez, Cecilia" w:date="2024-09-18T07:37:00Z" w:initials="CC">
    <w:p w14:paraId="65999F72" w14:textId="77777777" w:rsidR="00D10BB5" w:rsidRDefault="00D10BB5" w:rsidP="00D10BB5">
      <w:pPr>
        <w:pStyle w:val="CommentText"/>
        <w:jc w:val="left"/>
      </w:pPr>
      <w:r>
        <w:rPr>
          <w:rStyle w:val="CommentReference"/>
        </w:rPr>
        <w:annotationRef/>
      </w:r>
      <w:r>
        <w:t>I think it would be helpful to add a sentence or two before these last few paragraphs stating that you are going to explain the reasons why you do not include information from IATI and AidData to guide the reader</w:t>
      </w:r>
    </w:p>
  </w:comment>
  <w:comment w:id="421" w:author="Julie Radomski" w:date="2024-08-16T22:42:00Z" w:initials="JR">
    <w:p w14:paraId="2BC51814" w14:textId="13C65EAE" w:rsidR="00F1388C" w:rsidRDefault="00F1388C" w:rsidP="00F1388C">
      <w:pPr>
        <w:pStyle w:val="CommentText"/>
        <w:jc w:val="left"/>
      </w:pPr>
      <w:r>
        <w:rPr>
          <w:rStyle w:val="CommentReference"/>
        </w:rPr>
        <w:annotationRef/>
      </w:r>
      <w:r>
        <w:t>What is meant by “use” here? Include in the edge data for these countries? Include in a different dataset?</w:t>
      </w:r>
    </w:p>
  </w:comment>
  <w:comment w:id="446" w:author="Julie Radomski" w:date="2024-08-16T22:50:00Z" w:initials="JR">
    <w:p w14:paraId="6661F0CA" w14:textId="77777777" w:rsidR="00F1388C" w:rsidRDefault="00F1388C" w:rsidP="00F1388C">
      <w:pPr>
        <w:pStyle w:val="CommentText"/>
        <w:jc w:val="left"/>
      </w:pPr>
      <w:r>
        <w:rPr>
          <w:rStyle w:val="CommentReference"/>
        </w:rPr>
        <w:annotationRef/>
      </w:r>
      <w:r>
        <w:t>The actual sources for this information haven’t been discussed yet</w:t>
      </w:r>
    </w:p>
  </w:comment>
  <w:comment w:id="449" w:author="Julie Radomski" w:date="2024-08-16T22:48:00Z" w:initials="JR">
    <w:p w14:paraId="49E9421D" w14:textId="6896690D" w:rsidR="00F1388C" w:rsidRDefault="00F1388C" w:rsidP="00F1388C">
      <w:pPr>
        <w:pStyle w:val="CommentText"/>
        <w:jc w:val="left"/>
      </w:pPr>
      <w:r>
        <w:rPr>
          <w:rStyle w:val="CommentReference"/>
        </w:rPr>
        <w:annotationRef/>
      </w:r>
      <w:r>
        <w:t>Data coverage in our sources? unclear</w:t>
      </w:r>
    </w:p>
  </w:comment>
  <w:comment w:id="489" w:author="Julie Radomski" w:date="2024-08-16T23:00:00Z" w:initials="JR">
    <w:p w14:paraId="7939752B" w14:textId="77777777" w:rsidR="00D8267D" w:rsidRDefault="00D8267D" w:rsidP="00D8267D">
      <w:pPr>
        <w:pStyle w:val="CommentText"/>
        <w:jc w:val="left"/>
      </w:pPr>
      <w:r>
        <w:rPr>
          <w:rStyle w:val="CommentReference"/>
        </w:rPr>
        <w:annotationRef/>
      </w:r>
      <w:r>
        <w:t>?</w:t>
      </w:r>
    </w:p>
  </w:comment>
  <w:comment w:id="490" w:author="Julie Radomski" w:date="2024-08-16T23:00:00Z" w:initials="JR">
    <w:p w14:paraId="61DB6D1D" w14:textId="77777777" w:rsidR="00D8267D" w:rsidRDefault="00D8267D" w:rsidP="00D8267D">
      <w:pPr>
        <w:pStyle w:val="CommentText"/>
        <w:jc w:val="left"/>
      </w:pPr>
      <w:r>
        <w:rPr>
          <w:rStyle w:val="CommentReference"/>
        </w:rPr>
        <w:annotationRef/>
      </w:r>
      <w:r>
        <w:t>These two sources haven’t been explained yet</w:t>
      </w:r>
    </w:p>
  </w:comment>
  <w:comment w:id="497" w:author="Julie Radomski" w:date="2024-08-16T23:03:00Z" w:initials="JR">
    <w:p w14:paraId="6C034D00" w14:textId="77777777" w:rsidR="00E15E8E" w:rsidRDefault="00E15E8E" w:rsidP="00E15E8E">
      <w:pPr>
        <w:pStyle w:val="CommentText"/>
        <w:jc w:val="left"/>
      </w:pPr>
      <w:r>
        <w:rPr>
          <w:rStyle w:val="CommentReference"/>
        </w:rPr>
        <w:annotationRef/>
      </w:r>
      <w:r>
        <w:t>As nodes?</w:t>
      </w:r>
    </w:p>
  </w:comment>
  <w:comment w:id="537" w:author="Susanna Campbell" w:date="2023-11-29T17:03:00Z" w:initials="">
    <w:p w14:paraId="000006A2" w14:textId="115088C5"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w:t>
      </w:r>
    </w:p>
  </w:comment>
  <w:comment w:id="538" w:author="Susanna Campbell" w:date="2023-11-29T17:03:00Z" w:initials="">
    <w:p w14:paraId="0000068F"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w:t>
      </w:r>
    </w:p>
  </w:comment>
  <w:comment w:id="539" w:author="Susanna Campbell" w:date="2023-11-29T17:02:00Z" w:initials="">
    <w:p w14:paraId="00000695"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w:t>
      </w:r>
    </w:p>
  </w:comment>
  <w:comment w:id="540" w:author="Susanna Campbell" w:date="2023-11-29T17:02:00Z" w:initials="">
    <w:p w14:paraId="00000690"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w:t>
      </w:r>
    </w:p>
  </w:comment>
  <w:comment w:id="541" w:author="Susanna Campbell" w:date="2023-11-29T17:02:00Z" w:initials="">
    <w:p w14:paraId="0000069E"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w:t>
      </w:r>
    </w:p>
  </w:comment>
  <w:comment w:id="542" w:author="Susanna Campbell" w:date="2023-11-29T17:02:00Z" w:initials="">
    <w:p w14:paraId="000006A0"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w:t>
      </w:r>
    </w:p>
  </w:comment>
  <w:comment w:id="543" w:author="Susanna Campbell" w:date="2024-02-26T13:32:00Z" w:initials="">
    <w:p w14:paraId="00000699"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This reports to both and we have chosen IATI rather than CRS. We need to check to see if projects appear within our scope in CRS. Just confirm this now that we changed our scope.</w:t>
      </w:r>
    </w:p>
  </w:comment>
  <w:comment w:id="544" w:author="Susanna Campbell" w:date="2023-11-29T16:38:00Z" w:initials="">
    <w:p w14:paraId="0000069A"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w:t>
      </w:r>
    </w:p>
  </w:comment>
  <w:comment w:id="545" w:author="Susanna Campbell" w:date="2024-02-26T13:33:00Z" w:initials="">
    <w:p w14:paraId="0000069B"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Review to make sure we still want to use IATI instead of CRS.</w:t>
      </w:r>
    </w:p>
  </w:comment>
  <w:comment w:id="546" w:author="Susanna Campbell" w:date="2023-11-29T16:48:00Z" w:initials="">
    <w:p w14:paraId="0000069D"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w:t>
      </w:r>
    </w:p>
  </w:comment>
  <w:comment w:id="547" w:author="Susanna Campbell" w:date="2023-11-29T16:47:00Z" w:initials="">
    <w:p w14:paraId="00000698"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 – full annual coverage.</w:t>
      </w:r>
    </w:p>
  </w:comment>
  <w:comment w:id="548" w:author="Susanna Campbell" w:date="2023-11-29T17:00:00Z" w:initials="">
    <w:p w14:paraId="00000693"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w:t>
      </w:r>
    </w:p>
  </w:comment>
  <w:comment w:id="549" w:author="Susanna Campbell" w:date="2024-02-26T13:35:00Z" w:initials="">
    <w:p w14:paraId="00000694"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Check that we still want to include IATI rather than CRS.</w:t>
      </w:r>
    </w:p>
  </w:comment>
  <w:comment w:id="550" w:author="Susanna Campbell" w:date="2023-11-29T17:00:00Z" w:initials="">
    <w:p w14:paraId="00000691"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w:t>
      </w:r>
    </w:p>
  </w:comment>
  <w:comment w:id="551" w:author="Susanna Campbell" w:date="2023-11-29T16:49:00Z" w:initials="">
    <w:p w14:paraId="0000069F"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w:t>
      </w:r>
    </w:p>
  </w:comment>
  <w:comment w:id="552" w:author="Susanna Campbell" w:date="2023-11-29T16:49:00Z" w:initials="">
    <w:p w14:paraId="0000069C"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w:t>
      </w:r>
    </w:p>
  </w:comment>
  <w:comment w:id="553" w:author="Susanna Campbell" w:date="2023-11-29T16:40:00Z" w:initials="">
    <w:p w14:paraId="00000696"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 If CRS has 2005, then we should include it.</w:t>
      </w:r>
    </w:p>
  </w:comment>
  <w:comment w:id="554" w:author="Susanna Campbell" w:date="2024-02-26T13:35:00Z" w:initials="">
    <w:p w14:paraId="00000697"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Confirm.</w:t>
      </w:r>
    </w:p>
  </w:comment>
  <w:comment w:id="555" w:author="Susanna Campbell" w:date="2023-11-29T16:49:00Z" w:initials="">
    <w:p w14:paraId="000006A3"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w:t>
      </w:r>
    </w:p>
  </w:comment>
  <w:comment w:id="556" w:author="Susanna Campbell" w:date="2023-11-29T16:50:00Z" w:initials="">
    <w:p w14:paraId="00000692" w14:textId="77777777" w:rsidR="007D10D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INCLUDE</w:t>
      </w:r>
    </w:p>
  </w:comment>
  <w:comment w:id="560" w:author="Julie Radomski" w:date="2024-08-16T23:16:00Z" w:initials="JR">
    <w:p w14:paraId="6E667ECA" w14:textId="77777777" w:rsidR="008F6603" w:rsidRDefault="008F6603" w:rsidP="008F6603">
      <w:pPr>
        <w:pStyle w:val="CommentText"/>
        <w:jc w:val="left"/>
      </w:pPr>
      <w:r>
        <w:rPr>
          <w:rStyle w:val="CommentReference"/>
        </w:rPr>
        <w:annotationRef/>
      </w:r>
      <w:r>
        <w:t>This information would be more helpful/fit better at the very beginning of the Contractual Agreements Dataset section</w:t>
      </w:r>
    </w:p>
  </w:comment>
  <w:comment w:id="561" w:author="Cavero Sanchez, Cecilia" w:date="2024-09-18T07:59:00Z" w:initials="CC">
    <w:p w14:paraId="2435ED22" w14:textId="77777777" w:rsidR="00CB448E" w:rsidRDefault="00CB448E" w:rsidP="00CB448E">
      <w:pPr>
        <w:pStyle w:val="CommentText"/>
        <w:jc w:val="left"/>
      </w:pPr>
      <w:r>
        <w:rPr>
          <w:rStyle w:val="CommentReference"/>
        </w:rPr>
        <w:annotationRef/>
      </w:r>
      <w:r>
        <w:t>Agreed, or repeat in both spaces</w:t>
      </w:r>
    </w:p>
  </w:comment>
  <w:comment w:id="572" w:author="Cavero Sanchez, Cecilia" w:date="2024-09-18T08:01:00Z" w:initials="CC">
    <w:p w14:paraId="310234C8" w14:textId="77777777" w:rsidR="00C34CFD" w:rsidRDefault="00C34CFD" w:rsidP="00C34CFD">
      <w:pPr>
        <w:pStyle w:val="CommentText"/>
        <w:jc w:val="left"/>
      </w:pPr>
      <w:r>
        <w:rPr>
          <w:rStyle w:val="CommentReference"/>
        </w:rPr>
        <w:annotationRef/>
      </w:r>
      <w:r>
        <w:t>How much is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FE3DC1A" w15:done="0"/>
  <w15:commentEx w15:paraId="3223680A" w15:done="0"/>
  <w15:commentEx w15:paraId="77BA0358" w15:done="0"/>
  <w15:commentEx w15:paraId="41FAF701" w15:done="0"/>
  <w15:commentEx w15:paraId="57CA066A" w15:done="0"/>
  <w15:commentEx w15:paraId="000006A1" w15:done="0"/>
  <w15:commentEx w15:paraId="24A13908" w15:done="0"/>
  <w15:commentEx w15:paraId="6E14B3B7" w15:done="0"/>
  <w15:commentEx w15:paraId="368BB60D" w15:paraIdParent="6E14B3B7" w15:done="0"/>
  <w15:commentEx w15:paraId="5601D91D" w15:done="0"/>
  <w15:commentEx w15:paraId="460919F2" w15:done="0"/>
  <w15:commentEx w15:paraId="2EA6D9AB" w15:done="0"/>
  <w15:commentEx w15:paraId="29FA365C" w15:done="0"/>
  <w15:commentEx w15:paraId="2BF5C824" w15:done="0"/>
  <w15:commentEx w15:paraId="0FCC6322" w15:done="0"/>
  <w15:commentEx w15:paraId="73DB3733" w15:paraIdParent="0FCC6322" w15:done="0"/>
  <w15:commentEx w15:paraId="15104C44" w15:done="0"/>
  <w15:commentEx w15:paraId="0136F752" w15:done="0"/>
  <w15:commentEx w15:paraId="1246866B" w15:done="0"/>
  <w15:commentEx w15:paraId="17ACC792" w15:done="0"/>
  <w15:commentEx w15:paraId="095A91D9" w15:done="0"/>
  <w15:commentEx w15:paraId="2D0746FD" w15:done="0"/>
  <w15:commentEx w15:paraId="1EC49C81" w15:paraIdParent="2D0746FD" w15:done="0"/>
  <w15:commentEx w15:paraId="227C0129" w15:done="0"/>
  <w15:commentEx w15:paraId="36A975E3" w15:done="0"/>
  <w15:commentEx w15:paraId="20B4A2C8" w15:done="0"/>
  <w15:commentEx w15:paraId="5FCE9875" w15:done="0"/>
  <w15:commentEx w15:paraId="26D86369" w15:done="0"/>
  <w15:commentEx w15:paraId="1DC2D6C7" w15:done="0"/>
  <w15:commentEx w15:paraId="43C67ED6" w15:done="0"/>
  <w15:commentEx w15:paraId="65999F72" w15:done="0"/>
  <w15:commentEx w15:paraId="2BC51814" w15:done="0"/>
  <w15:commentEx w15:paraId="6661F0CA" w15:done="0"/>
  <w15:commentEx w15:paraId="49E9421D" w15:done="0"/>
  <w15:commentEx w15:paraId="7939752B" w15:done="0"/>
  <w15:commentEx w15:paraId="61DB6D1D" w15:done="0"/>
  <w15:commentEx w15:paraId="6C034D00" w15:done="0"/>
  <w15:commentEx w15:paraId="000006A2" w15:done="0"/>
  <w15:commentEx w15:paraId="0000068F" w15:done="0"/>
  <w15:commentEx w15:paraId="00000695" w15:done="0"/>
  <w15:commentEx w15:paraId="00000690" w15:done="0"/>
  <w15:commentEx w15:paraId="0000069E" w15:done="0"/>
  <w15:commentEx w15:paraId="000006A0" w15:done="0"/>
  <w15:commentEx w15:paraId="00000699" w15:done="0"/>
  <w15:commentEx w15:paraId="0000069A" w15:done="0"/>
  <w15:commentEx w15:paraId="0000069B" w15:paraIdParent="0000069A" w15:done="0"/>
  <w15:commentEx w15:paraId="0000069D" w15:done="0"/>
  <w15:commentEx w15:paraId="00000698" w15:done="0"/>
  <w15:commentEx w15:paraId="00000693" w15:done="0"/>
  <w15:commentEx w15:paraId="00000694" w15:paraIdParent="00000693" w15:done="0"/>
  <w15:commentEx w15:paraId="00000691" w15:done="0"/>
  <w15:commentEx w15:paraId="0000069F" w15:done="0"/>
  <w15:commentEx w15:paraId="0000069C" w15:done="0"/>
  <w15:commentEx w15:paraId="00000696" w15:done="0"/>
  <w15:commentEx w15:paraId="00000697" w15:paraIdParent="00000696" w15:done="0"/>
  <w15:commentEx w15:paraId="000006A3" w15:done="0"/>
  <w15:commentEx w15:paraId="00000692" w15:done="0"/>
  <w15:commentEx w15:paraId="6E667ECA" w15:done="0"/>
  <w15:commentEx w15:paraId="2435ED22" w15:paraIdParent="6E667ECA" w15:done="0"/>
  <w15:commentEx w15:paraId="310234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CFCC7AB" w16cex:dateUtc="2024-08-16T22:31:00Z"/>
  <w16cex:commentExtensible w16cex:durableId="2517B3EC" w16cex:dateUtc="2024-08-16T21:24:00Z"/>
  <w16cex:commentExtensible w16cex:durableId="54E6B5A5" w16cex:dateUtc="2024-09-18T11:12:00Z"/>
  <w16cex:commentExtensible w16cex:durableId="73BCCED3" w16cex:dateUtc="2024-08-16T21:43:00Z"/>
  <w16cex:commentExtensible w16cex:durableId="1A6E34DA" w16cex:dateUtc="2024-08-16T21:14:00Z"/>
  <w16cex:commentExtensible w16cex:durableId="62982834" w16cex:dateUtc="2024-08-16T21:56:00Z"/>
  <w16cex:commentExtensible w16cex:durableId="70F3844E" w16cex:dateUtc="2024-08-16T21:58:00Z"/>
  <w16cex:commentExtensible w16cex:durableId="1168B83F" w16cex:dateUtc="2024-09-18T11:15:00Z"/>
  <w16cex:commentExtensible w16cex:durableId="26CF894E" w16cex:dateUtc="2024-08-16T22:00:00Z"/>
  <w16cex:commentExtensible w16cex:durableId="307D6316" w16cex:dateUtc="2024-09-18T11:17:00Z"/>
  <w16cex:commentExtensible w16cex:durableId="796C34E7" w16cex:dateUtc="2024-08-13T01:26:00Z"/>
  <w16cex:commentExtensible w16cex:durableId="276E24C5" w16cex:dateUtc="2024-08-16T22:29:00Z"/>
  <w16cex:commentExtensible w16cex:durableId="3BB41241" w16cex:dateUtc="2024-09-18T11:21:00Z"/>
  <w16cex:commentExtensible w16cex:durableId="5CD1E3D8" w16cex:dateUtc="2024-08-16T22:36:00Z"/>
  <w16cex:commentExtensible w16cex:durableId="4F327833" w16cex:dateUtc="2024-09-18T11:25:00Z"/>
  <w16cex:commentExtensible w16cex:durableId="23CCDC08" w16cex:dateUtc="2024-08-16T22:40:00Z"/>
  <w16cex:commentExtensible w16cex:durableId="705CBEE5" w16cex:dateUtc="2024-08-16T22:47:00Z"/>
  <w16cex:commentExtensible w16cex:durableId="601496BB" w16cex:dateUtc="2024-08-16T22:42:00Z"/>
  <w16cex:commentExtensible w16cex:durableId="25B36251" w16cex:dateUtc="2024-09-18T11:27:00Z"/>
  <w16cex:commentExtensible w16cex:durableId="4116015B" w16cex:dateUtc="2024-08-16T22:50:00Z"/>
  <w16cex:commentExtensible w16cex:durableId="4494D490" w16cex:dateUtc="2024-08-16T22:50:00Z"/>
  <w16cex:commentExtensible w16cex:durableId="11C04B2F" w16cex:dateUtc="2024-09-18T11:28:00Z"/>
  <w16cex:commentExtensible w16cex:durableId="38EEDFF0" w16cex:dateUtc="2024-09-18T11:31:00Z"/>
  <w16cex:commentExtensible w16cex:durableId="6AAD74B3" w16cex:dateUtc="2024-09-18T11:32:00Z"/>
  <w16cex:commentExtensible w16cex:durableId="0239708F" w16cex:dateUtc="2024-09-18T11:33:00Z"/>
  <w16cex:commentExtensible w16cex:durableId="489B626F" w16cex:dateUtc="2024-08-17T02:09:00Z"/>
  <w16cex:commentExtensible w16cex:durableId="11D2F219" w16cex:dateUtc="2024-08-17T02:18:00Z"/>
  <w16cex:commentExtensible w16cex:durableId="5719F717" w16cex:dateUtc="2024-08-17T02:17:00Z"/>
  <w16cex:commentExtensible w16cex:durableId="304C736D" w16cex:dateUtc="2024-08-17T02:19:00Z"/>
  <w16cex:commentExtensible w16cex:durableId="18A8AE51" w16cex:dateUtc="2024-09-18T11:37:00Z"/>
  <w16cex:commentExtensible w16cex:durableId="4E2FDC00" w16cex:dateUtc="2024-08-17T02:42:00Z"/>
  <w16cex:commentExtensible w16cex:durableId="64EB7F6E" w16cex:dateUtc="2024-08-17T02:50:00Z"/>
  <w16cex:commentExtensible w16cex:durableId="2D2B0097" w16cex:dateUtc="2024-08-17T02:48:00Z"/>
  <w16cex:commentExtensible w16cex:durableId="40279FBD" w16cex:dateUtc="2024-08-17T03:00:00Z"/>
  <w16cex:commentExtensible w16cex:durableId="69FBC622" w16cex:dateUtc="2024-08-17T03:00:00Z"/>
  <w16cex:commentExtensible w16cex:durableId="5A8333AB" w16cex:dateUtc="2024-08-17T03:03:00Z"/>
  <w16cex:commentExtensible w16cex:durableId="253F89E6" w16cex:dateUtc="2024-08-17T03:16:00Z"/>
  <w16cex:commentExtensible w16cex:durableId="79712E1B" w16cex:dateUtc="2024-09-18T11:59:00Z"/>
  <w16cex:commentExtensible w16cex:durableId="31414210" w16cex:dateUtc="2024-09-18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FE3DC1A" w16cid:durableId="3CFCC7AB"/>
  <w16cid:commentId w16cid:paraId="3223680A" w16cid:durableId="2517B3EC"/>
  <w16cid:commentId w16cid:paraId="77BA0358" w16cid:durableId="54E6B5A5"/>
  <w16cid:commentId w16cid:paraId="41FAF701" w16cid:durableId="73BCCED3"/>
  <w16cid:commentId w16cid:paraId="57CA066A" w16cid:durableId="1A6E34DA"/>
  <w16cid:commentId w16cid:paraId="000006A1" w16cid:durableId="68DD620E"/>
  <w16cid:commentId w16cid:paraId="24A13908" w16cid:durableId="62982834"/>
  <w16cid:commentId w16cid:paraId="6E14B3B7" w16cid:durableId="70F3844E"/>
  <w16cid:commentId w16cid:paraId="368BB60D" w16cid:durableId="1168B83F"/>
  <w16cid:commentId w16cid:paraId="5601D91D" w16cid:durableId="26CF894E"/>
  <w16cid:commentId w16cid:paraId="460919F2" w16cid:durableId="307D6316"/>
  <w16cid:commentId w16cid:paraId="2EA6D9AB" w16cid:durableId="796C34E7"/>
  <w16cid:commentId w16cid:paraId="29FA365C" w16cid:durableId="276E24C5"/>
  <w16cid:commentId w16cid:paraId="2BF5C824" w16cid:durableId="3BB41241"/>
  <w16cid:commentId w16cid:paraId="0FCC6322" w16cid:durableId="5CD1E3D8"/>
  <w16cid:commentId w16cid:paraId="73DB3733" w16cid:durableId="4F327833"/>
  <w16cid:commentId w16cid:paraId="15104C44" w16cid:durableId="23CCDC08"/>
  <w16cid:commentId w16cid:paraId="0136F752" w16cid:durableId="705CBEE5"/>
  <w16cid:commentId w16cid:paraId="1246866B" w16cid:durableId="601496BB"/>
  <w16cid:commentId w16cid:paraId="17ACC792" w16cid:durableId="25B36251"/>
  <w16cid:commentId w16cid:paraId="095A91D9" w16cid:durableId="4116015B"/>
  <w16cid:commentId w16cid:paraId="2D0746FD" w16cid:durableId="4494D490"/>
  <w16cid:commentId w16cid:paraId="1EC49C81" w16cid:durableId="11C04B2F"/>
  <w16cid:commentId w16cid:paraId="227C0129" w16cid:durableId="38EEDFF0"/>
  <w16cid:commentId w16cid:paraId="36A975E3" w16cid:durableId="6AAD74B3"/>
  <w16cid:commentId w16cid:paraId="20B4A2C8" w16cid:durableId="0239708F"/>
  <w16cid:commentId w16cid:paraId="5FCE9875" w16cid:durableId="489B626F"/>
  <w16cid:commentId w16cid:paraId="26D86369" w16cid:durableId="11D2F219"/>
  <w16cid:commentId w16cid:paraId="1DC2D6C7" w16cid:durableId="5719F717"/>
  <w16cid:commentId w16cid:paraId="43C67ED6" w16cid:durableId="304C736D"/>
  <w16cid:commentId w16cid:paraId="65999F72" w16cid:durableId="18A8AE51"/>
  <w16cid:commentId w16cid:paraId="2BC51814" w16cid:durableId="4E2FDC00"/>
  <w16cid:commentId w16cid:paraId="6661F0CA" w16cid:durableId="64EB7F6E"/>
  <w16cid:commentId w16cid:paraId="49E9421D" w16cid:durableId="2D2B0097"/>
  <w16cid:commentId w16cid:paraId="7939752B" w16cid:durableId="40279FBD"/>
  <w16cid:commentId w16cid:paraId="61DB6D1D" w16cid:durableId="69FBC622"/>
  <w16cid:commentId w16cid:paraId="6C034D00" w16cid:durableId="5A8333AB"/>
  <w16cid:commentId w16cid:paraId="000006A2" w16cid:durableId="59E8732D"/>
  <w16cid:commentId w16cid:paraId="0000068F" w16cid:durableId="16666E35"/>
  <w16cid:commentId w16cid:paraId="00000695" w16cid:durableId="48FB6CCE"/>
  <w16cid:commentId w16cid:paraId="00000690" w16cid:durableId="06F32A1C"/>
  <w16cid:commentId w16cid:paraId="0000069E" w16cid:durableId="375C9D0C"/>
  <w16cid:commentId w16cid:paraId="000006A0" w16cid:durableId="2031B365"/>
  <w16cid:commentId w16cid:paraId="00000699" w16cid:durableId="0E943733"/>
  <w16cid:commentId w16cid:paraId="0000069A" w16cid:durableId="64AD635D"/>
  <w16cid:commentId w16cid:paraId="0000069B" w16cid:durableId="1F7170C1"/>
  <w16cid:commentId w16cid:paraId="0000069D" w16cid:durableId="1B923654"/>
  <w16cid:commentId w16cid:paraId="00000698" w16cid:durableId="4FE6993D"/>
  <w16cid:commentId w16cid:paraId="00000693" w16cid:durableId="0962C9B3"/>
  <w16cid:commentId w16cid:paraId="00000694" w16cid:durableId="36B13C54"/>
  <w16cid:commentId w16cid:paraId="00000691" w16cid:durableId="5B7589FC"/>
  <w16cid:commentId w16cid:paraId="0000069F" w16cid:durableId="20790D90"/>
  <w16cid:commentId w16cid:paraId="0000069C" w16cid:durableId="7D8CDDB2"/>
  <w16cid:commentId w16cid:paraId="00000696" w16cid:durableId="6E885EA6"/>
  <w16cid:commentId w16cid:paraId="00000697" w16cid:durableId="6D6ED59C"/>
  <w16cid:commentId w16cid:paraId="000006A3" w16cid:durableId="79F33A26"/>
  <w16cid:commentId w16cid:paraId="00000692" w16cid:durableId="0349EDE5"/>
  <w16cid:commentId w16cid:paraId="6E667ECA" w16cid:durableId="253F89E6"/>
  <w16cid:commentId w16cid:paraId="2435ED22" w16cid:durableId="79712E1B"/>
  <w16cid:commentId w16cid:paraId="310234C8" w16cid:durableId="314142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3C3677" w14:textId="77777777" w:rsidR="00321B5F" w:rsidRDefault="00321B5F">
      <w:r>
        <w:separator/>
      </w:r>
    </w:p>
  </w:endnote>
  <w:endnote w:type="continuationSeparator" w:id="0">
    <w:p w14:paraId="0B06633C" w14:textId="77777777" w:rsidR="00321B5F" w:rsidRDefault="00321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EEBBD381-B255-4821-A527-BF5B8028914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embedRegular r:id="rId2" w:fontKey="{2FC235A6-357F-4322-8E13-7F5169977892}"/>
    <w:embedBold r:id="rId3" w:fontKey="{43CDA9DD-2A31-4D1E-AA89-5B7C945C643E}"/>
    <w:embedItalic r:id="rId4" w:fontKey="{0E9FCF33-EE33-4309-AA17-ADC798729FAD}"/>
  </w:font>
  <w:font w:name="Calibri Light">
    <w:panose1 w:val="020F0302020204030204"/>
    <w:charset w:val="00"/>
    <w:family w:val="swiss"/>
    <w:pitch w:val="variable"/>
    <w:sig w:usb0="E4002EFF" w:usb1="C200247B" w:usb2="00000009" w:usb3="00000000" w:csb0="000001FF" w:csb1="00000000"/>
    <w:embedRegular r:id="rId5" w:fontKey="{AAB75B50-8B79-463B-959C-B489FA5A68D2}"/>
    <w:embedItalic r:id="rId6" w:fontKey="{6A9804A1-1666-4953-BB81-5B1790D8DD4A}"/>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7" w:fontKey="{C62022C8-4166-4B0E-8324-411AFF827E10}"/>
  </w:font>
  <w:font w:name="Calibri">
    <w:panose1 w:val="020F0502020204030204"/>
    <w:charset w:val="00"/>
    <w:family w:val="swiss"/>
    <w:pitch w:val="variable"/>
    <w:sig w:usb0="E4002EFF" w:usb1="C200247B" w:usb2="00000009" w:usb3="00000000" w:csb0="000001FF" w:csb1="00000000"/>
    <w:embedRegular r:id="rId8" w:fontKey="{FB7FB9D7-D2C1-4AD0-927D-A5889939C0A1}"/>
    <w:embedItalic r:id="rId9" w:fontKey="{83D7220F-A066-4328-98ED-D2364C9423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68B" w14:textId="77777777" w:rsidR="007D10DD" w:rsidRDefault="00000000">
    <w:pPr>
      <w:pBdr>
        <w:top w:val="nil"/>
        <w:left w:val="nil"/>
        <w:bottom w:val="nil"/>
        <w:right w:val="nil"/>
        <w:between w:val="nil"/>
      </w:pBdr>
      <w:tabs>
        <w:tab w:val="center" w:pos="4680"/>
        <w:tab w:val="right" w:pos="9360"/>
      </w:tabs>
      <w:jc w:val="right"/>
      <w:rPr>
        <w:rFonts w:eastAsia="Garamond" w:cs="Garamond"/>
        <w:color w:val="000000"/>
      </w:rPr>
    </w:pPr>
    <w:r>
      <w:rPr>
        <w:rFonts w:eastAsia="Garamond" w:cs="Garamond"/>
        <w:color w:val="000000"/>
      </w:rPr>
      <w:fldChar w:fldCharType="begin"/>
    </w:r>
    <w:r>
      <w:rPr>
        <w:rFonts w:eastAsia="Garamond" w:cs="Garamond"/>
        <w:color w:val="000000"/>
      </w:rPr>
      <w:instrText>PAGE</w:instrText>
    </w:r>
    <w:r>
      <w:rPr>
        <w:rFonts w:eastAsia="Garamond" w:cs="Garamond"/>
        <w:color w:val="000000"/>
      </w:rPr>
      <w:fldChar w:fldCharType="separate"/>
    </w:r>
    <w:r>
      <w:rPr>
        <w:rFonts w:eastAsia="Garamond" w:cs="Garamond"/>
        <w:color w:val="000000"/>
      </w:rPr>
      <w:fldChar w:fldCharType="end"/>
    </w:r>
  </w:p>
  <w:p w14:paraId="0000068C" w14:textId="77777777" w:rsidR="007D10DD" w:rsidRDefault="007D10DD">
    <w:pPr>
      <w:pBdr>
        <w:top w:val="nil"/>
        <w:left w:val="nil"/>
        <w:bottom w:val="nil"/>
        <w:right w:val="nil"/>
        <w:between w:val="nil"/>
      </w:pBdr>
      <w:tabs>
        <w:tab w:val="center" w:pos="4680"/>
        <w:tab w:val="right" w:pos="9360"/>
      </w:tabs>
      <w:ind w:right="360"/>
      <w:rPr>
        <w:rFonts w:eastAsia="Garamond" w:cs="Garamond"/>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68D" w14:textId="0567755F" w:rsidR="007D10DD" w:rsidRDefault="00000000">
    <w:pPr>
      <w:pBdr>
        <w:top w:val="nil"/>
        <w:left w:val="nil"/>
        <w:bottom w:val="nil"/>
        <w:right w:val="nil"/>
        <w:between w:val="nil"/>
      </w:pBdr>
      <w:tabs>
        <w:tab w:val="center" w:pos="4680"/>
        <w:tab w:val="right" w:pos="9360"/>
      </w:tabs>
      <w:jc w:val="right"/>
      <w:rPr>
        <w:rFonts w:eastAsia="Garamond" w:cs="Garamond"/>
        <w:color w:val="000000"/>
      </w:rPr>
    </w:pPr>
    <w:r>
      <w:rPr>
        <w:rFonts w:eastAsia="Garamond" w:cs="Garamond"/>
        <w:color w:val="000000"/>
      </w:rPr>
      <w:fldChar w:fldCharType="begin"/>
    </w:r>
    <w:r>
      <w:rPr>
        <w:rFonts w:eastAsia="Garamond" w:cs="Garamond"/>
        <w:color w:val="000000"/>
      </w:rPr>
      <w:instrText>PAGE</w:instrText>
    </w:r>
    <w:r>
      <w:rPr>
        <w:rFonts w:eastAsia="Garamond" w:cs="Garamond"/>
        <w:color w:val="000000"/>
      </w:rPr>
      <w:fldChar w:fldCharType="separate"/>
    </w:r>
    <w:r w:rsidR="0047245F">
      <w:rPr>
        <w:rFonts w:eastAsia="Garamond" w:cs="Garamond"/>
        <w:noProof/>
        <w:color w:val="000000"/>
      </w:rPr>
      <w:t>2</w:t>
    </w:r>
    <w:r>
      <w:rPr>
        <w:rFonts w:eastAsia="Garamond" w:cs="Garamond"/>
        <w:color w:val="000000"/>
      </w:rPr>
      <w:fldChar w:fldCharType="end"/>
    </w:r>
  </w:p>
  <w:p w14:paraId="0000068E" w14:textId="77777777" w:rsidR="007D10DD" w:rsidRDefault="007D10DD">
    <w:pPr>
      <w:pBdr>
        <w:top w:val="nil"/>
        <w:left w:val="nil"/>
        <w:bottom w:val="nil"/>
        <w:right w:val="nil"/>
        <w:between w:val="nil"/>
      </w:pBdr>
      <w:tabs>
        <w:tab w:val="center" w:pos="4680"/>
        <w:tab w:val="right" w:pos="9360"/>
      </w:tabs>
      <w:ind w:right="360"/>
      <w:rPr>
        <w:rFonts w:eastAsia="Garamond" w:cs="Garamond"/>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4D2BBB" w14:textId="77777777" w:rsidR="00321B5F" w:rsidRDefault="00321B5F">
      <w:r>
        <w:separator/>
      </w:r>
    </w:p>
  </w:footnote>
  <w:footnote w:type="continuationSeparator" w:id="0">
    <w:p w14:paraId="359E8D2C" w14:textId="77777777" w:rsidR="00321B5F" w:rsidRDefault="00321B5F">
      <w:r>
        <w:continuationSeparator/>
      </w:r>
    </w:p>
  </w:footnote>
  <w:footnote w:id="1">
    <w:p w14:paraId="00000606"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The United Nations System. January 2019. </w:t>
      </w:r>
      <w:hyperlink r:id="rId1">
        <w:r>
          <w:rPr>
            <w:rFonts w:eastAsia="Garamond" w:cs="Garamond"/>
            <w:color w:val="0563C1"/>
            <w:sz w:val="20"/>
            <w:szCs w:val="20"/>
            <w:u w:val="single"/>
          </w:rPr>
          <w:t>https://www.un.int/sites/www.un.int/files/Permanent%20Missions/18-00159e_un_system_chart_17x11_4c_en_web_0.pdf</w:t>
        </w:r>
      </w:hyperlink>
    </w:p>
  </w:footnote>
  <w:footnote w:id="2">
    <w:p w14:paraId="00000607"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sidRPr="005967F4">
        <w:rPr>
          <w:rFonts w:eastAsia="Garamond" w:cs="Garamond"/>
          <w:color w:val="000000"/>
          <w:sz w:val="20"/>
          <w:szCs w:val="20"/>
          <w:lang w:val="fr-FR"/>
          <w:rPrChange w:id="48" w:author="Cavero Sanchez, Cecilia" w:date="2024-09-18T07:03:00Z" w16du:dateUtc="2024-09-18T11:03:00Z">
            <w:rPr>
              <w:rFonts w:eastAsia="Garamond" w:cs="Garamond"/>
              <w:color w:val="000000"/>
              <w:sz w:val="20"/>
              <w:szCs w:val="20"/>
            </w:rPr>
          </w:rPrChange>
        </w:rPr>
        <w:t xml:space="preserve"> Le système des Nations Unies. </w:t>
      </w:r>
      <w:r>
        <w:rPr>
          <w:rFonts w:eastAsia="Garamond" w:cs="Garamond"/>
          <w:color w:val="000000"/>
          <w:sz w:val="20"/>
          <w:szCs w:val="20"/>
        </w:rPr>
        <w:t xml:space="preserve">January 2019. </w:t>
      </w:r>
      <w:hyperlink r:id="rId2">
        <w:r>
          <w:rPr>
            <w:rFonts w:eastAsia="Garamond" w:cs="Garamond"/>
            <w:color w:val="0563C1"/>
            <w:sz w:val="20"/>
            <w:szCs w:val="20"/>
            <w:u w:val="single"/>
          </w:rPr>
          <w:t>https://www.un.int/sites/www.un.int/files/Permanent%20Missions/18-00159_un_system_chart_11x17_4c_fr_web.pdf</w:t>
        </w:r>
      </w:hyperlink>
    </w:p>
  </w:footnote>
  <w:footnote w:id="3">
    <w:p w14:paraId="00000608"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sidRPr="0047245F">
        <w:rPr>
          <w:rFonts w:eastAsia="Garamond" w:cs="Garamond"/>
          <w:color w:val="000000"/>
          <w:sz w:val="20"/>
          <w:szCs w:val="20"/>
          <w:lang w:val="es-MX"/>
        </w:rPr>
        <w:t xml:space="preserve"> El Sistema de las Naciones Unidas. </w:t>
      </w:r>
      <w:r>
        <w:rPr>
          <w:rFonts w:eastAsia="Garamond" w:cs="Garamond"/>
          <w:color w:val="000000"/>
          <w:sz w:val="20"/>
          <w:szCs w:val="20"/>
        </w:rPr>
        <w:t xml:space="preserve">January 2019. </w:t>
      </w:r>
      <w:hyperlink r:id="rId3">
        <w:r>
          <w:rPr>
            <w:rFonts w:eastAsia="Garamond" w:cs="Garamond"/>
            <w:color w:val="0563C1"/>
            <w:sz w:val="20"/>
            <w:szCs w:val="20"/>
            <w:u w:val="single"/>
          </w:rPr>
          <w:t>https://www.un.int/sites/www.un.int/files/Permanent%20Missions/18-00159_un_system_chart_11x17_4c_sp_web_0.pdf</w:t>
        </w:r>
      </w:hyperlink>
    </w:p>
  </w:footnote>
  <w:footnote w:id="4">
    <w:p w14:paraId="00000609"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The Yearbook of International Organizations. https://uia.org/yearbook</w:t>
      </w:r>
    </w:p>
  </w:footnote>
  <w:footnote w:id="5">
    <w:p w14:paraId="0000060A"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Yearbook of International Organizations, Appendix 2. https://uia.org/sites/uia.org/files/misc_pdfs/Types_of_organization.pdf</w:t>
      </w:r>
    </w:p>
  </w:footnote>
  <w:footnote w:id="6">
    <w:p w14:paraId="0000060B" w14:textId="77777777" w:rsidR="007D10DD" w:rsidRPr="00FE6E16" w:rsidRDefault="00000000">
      <w:pPr>
        <w:pBdr>
          <w:top w:val="nil"/>
          <w:left w:val="nil"/>
          <w:bottom w:val="nil"/>
          <w:right w:val="nil"/>
          <w:between w:val="nil"/>
        </w:pBdr>
        <w:rPr>
          <w:rFonts w:eastAsia="Garamond" w:cs="Garamond"/>
          <w:color w:val="000000"/>
          <w:sz w:val="20"/>
          <w:szCs w:val="20"/>
          <w:lang w:val="en-US"/>
        </w:rPr>
      </w:pPr>
      <w:r>
        <w:rPr>
          <w:rStyle w:val="FootnoteReference"/>
        </w:rPr>
        <w:footnoteRef/>
      </w:r>
      <w:r>
        <w:rPr>
          <w:rFonts w:eastAsia="Garamond" w:cs="Garamond"/>
          <w:color w:val="000000"/>
          <w:sz w:val="20"/>
          <w:szCs w:val="20"/>
        </w:rPr>
        <w:t xml:space="preserve"> Correlates of War. </w:t>
      </w:r>
      <w:r>
        <w:rPr>
          <w:rFonts w:eastAsia="Garamond" w:cs="Garamond"/>
          <w:i/>
          <w:color w:val="000000"/>
          <w:sz w:val="20"/>
          <w:szCs w:val="20"/>
        </w:rPr>
        <w:t>Intergovernmental Organizations (v3)</w:t>
      </w:r>
      <w:r>
        <w:rPr>
          <w:rFonts w:eastAsia="Garamond" w:cs="Garamond"/>
          <w:color w:val="000000"/>
          <w:sz w:val="20"/>
          <w:szCs w:val="20"/>
        </w:rPr>
        <w:t xml:space="preserve">. </w:t>
      </w:r>
      <w:hyperlink r:id="rId4">
        <w:r w:rsidRPr="00FE6E16">
          <w:rPr>
            <w:rFonts w:eastAsia="Garamond" w:cs="Garamond"/>
            <w:color w:val="0563C1"/>
            <w:sz w:val="20"/>
            <w:szCs w:val="20"/>
            <w:u w:val="single"/>
            <w:lang w:val="en-US"/>
          </w:rPr>
          <w:t>https://correlatesofwar.org/data-sets/IGOs/</w:t>
        </w:r>
      </w:hyperlink>
    </w:p>
  </w:footnote>
  <w:footnote w:id="7">
    <w:p w14:paraId="210CE38B" w14:textId="22C8DDD1" w:rsidR="00FE6E16" w:rsidRPr="00FE6E16" w:rsidRDefault="00FE6E16">
      <w:pPr>
        <w:pStyle w:val="FootnoteText"/>
        <w:rPr>
          <w:lang w:val="en-US"/>
        </w:rPr>
      </w:pPr>
      <w:r>
        <w:rPr>
          <w:rStyle w:val="FootnoteReference"/>
        </w:rPr>
        <w:footnoteRef/>
      </w:r>
      <w:r>
        <w:t xml:space="preserve"> Despite the general decision not to code single-cluster sources, to avoid losing a substantial amount of data</w:t>
      </w:r>
      <w:r w:rsidRPr="00FE6E16">
        <w:t xml:space="preserve"> we retain single-sector sources</w:t>
      </w:r>
      <w:r>
        <w:t xml:space="preserve"> from infographic data for Haiti</w:t>
      </w:r>
      <w:r w:rsidRPr="00FE6E16">
        <w:t xml:space="preserve">. </w:t>
      </w:r>
      <w:r>
        <w:t>These</w:t>
      </w:r>
      <w:r w:rsidRPr="00FE6E16">
        <w:t xml:space="preserve"> entries are categorized as multisectoral due to the aggregation of single-sector data from the same month and year.</w:t>
      </w:r>
    </w:p>
  </w:footnote>
  <w:footnote w:id="8">
    <w:p w14:paraId="0000060C" w14:textId="77777777" w:rsidR="007D10DD" w:rsidRPr="005967F4" w:rsidRDefault="00000000">
      <w:pPr>
        <w:pBdr>
          <w:top w:val="nil"/>
          <w:left w:val="nil"/>
          <w:bottom w:val="nil"/>
          <w:right w:val="nil"/>
          <w:between w:val="nil"/>
        </w:pBdr>
        <w:rPr>
          <w:rFonts w:eastAsia="Garamond" w:cs="Garamond"/>
          <w:color w:val="000000"/>
          <w:sz w:val="20"/>
          <w:szCs w:val="20"/>
          <w:lang w:val="en-US"/>
          <w:rPrChange w:id="148" w:author="Cavero Sanchez, Cecilia" w:date="2024-09-18T07:03:00Z" w16du:dateUtc="2024-09-18T11:03:00Z">
            <w:rPr>
              <w:rFonts w:eastAsia="Garamond" w:cs="Garamond"/>
              <w:color w:val="000000"/>
              <w:sz w:val="20"/>
              <w:szCs w:val="20"/>
              <w:lang w:val="es-MX"/>
            </w:rPr>
          </w:rPrChange>
        </w:rPr>
      </w:pPr>
      <w:r>
        <w:rPr>
          <w:rStyle w:val="FootnoteReference"/>
        </w:rPr>
        <w:footnoteRef/>
      </w:r>
      <w:r w:rsidRPr="005967F4">
        <w:rPr>
          <w:rFonts w:eastAsia="Garamond" w:cs="Garamond"/>
          <w:color w:val="000000"/>
          <w:sz w:val="20"/>
          <w:szCs w:val="20"/>
          <w:lang w:val="en-US"/>
          <w:rPrChange w:id="149" w:author="Cavero Sanchez, Cecilia" w:date="2024-09-18T07:03:00Z" w16du:dateUtc="2024-09-18T11:03:00Z">
            <w:rPr>
              <w:rFonts w:eastAsia="Garamond" w:cs="Garamond"/>
              <w:color w:val="000000"/>
              <w:sz w:val="20"/>
              <w:szCs w:val="20"/>
              <w:lang w:val="es-MX"/>
            </w:rPr>
          </w:rPrChange>
        </w:rPr>
        <w:t xml:space="preserve"> UN OCHA homepage. https://www.unocha.org</w:t>
      </w:r>
    </w:p>
  </w:footnote>
  <w:footnote w:id="9">
    <w:p w14:paraId="7297B7A1" w14:textId="7A54B96E" w:rsidR="00A72FAC" w:rsidRPr="00194350" w:rsidRDefault="00A72FAC">
      <w:pPr>
        <w:pStyle w:val="FootnoteText"/>
        <w:rPr>
          <w:lang w:val="en-US"/>
        </w:rPr>
      </w:pPr>
      <w:ins w:id="152" w:author="Julie Radomski" w:date="2024-08-16T18:10:00Z" w16du:dateUtc="2024-08-16T22:10:00Z">
        <w:r>
          <w:rPr>
            <w:rStyle w:val="FootnoteReference"/>
          </w:rPr>
          <w:footnoteRef/>
        </w:r>
        <w:r>
          <w:t xml:space="preserve"> </w:t>
        </w:r>
        <w:r>
          <w:rPr>
            <w:lang w:val="en-US"/>
          </w:rPr>
          <w:t>The Humanitarian Data Exchange</w:t>
        </w:r>
        <w:r w:rsidR="00B42B58">
          <w:rPr>
            <w:lang w:val="en-US"/>
          </w:rPr>
          <w:t>. https://data.humdata.org</w:t>
        </w:r>
      </w:ins>
    </w:p>
  </w:footnote>
  <w:footnote w:id="10">
    <w:p w14:paraId="0000060D"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Humanitarian Response homepage. https://www.humanitarianresponse.info</w:t>
      </w:r>
    </w:p>
  </w:footnote>
  <w:footnote w:id="11">
    <w:p w14:paraId="0000060E"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t>
      </w:r>
      <w:proofErr w:type="spellStart"/>
      <w:r>
        <w:rPr>
          <w:rFonts w:eastAsia="Garamond" w:cs="Garamond"/>
          <w:color w:val="000000"/>
          <w:sz w:val="20"/>
          <w:szCs w:val="20"/>
        </w:rPr>
        <w:t>ReliefWeb</w:t>
      </w:r>
      <w:proofErr w:type="spellEnd"/>
      <w:r>
        <w:rPr>
          <w:rFonts w:eastAsia="Garamond" w:cs="Garamond"/>
          <w:color w:val="000000"/>
          <w:sz w:val="20"/>
          <w:szCs w:val="20"/>
        </w:rPr>
        <w:t xml:space="preserve"> Response Goes Live.” Mary Keller. 28 November 2022. https://reliefweb.int/blogpost/reliefweb-response-goes-live</w:t>
      </w:r>
    </w:p>
  </w:footnote>
  <w:footnote w:id="12">
    <w:p w14:paraId="0000060F"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t>
      </w:r>
      <w:proofErr w:type="spellStart"/>
      <w:r>
        <w:rPr>
          <w:rFonts w:eastAsia="Garamond" w:cs="Garamond"/>
          <w:color w:val="000000"/>
          <w:sz w:val="20"/>
          <w:szCs w:val="20"/>
        </w:rPr>
        <w:t>ReliefWeb</w:t>
      </w:r>
      <w:proofErr w:type="spellEnd"/>
      <w:r>
        <w:rPr>
          <w:rFonts w:eastAsia="Garamond" w:cs="Garamond"/>
          <w:color w:val="000000"/>
          <w:sz w:val="20"/>
          <w:szCs w:val="20"/>
        </w:rPr>
        <w:t xml:space="preserve"> homepage. https://reliefweb.int</w:t>
      </w:r>
    </w:p>
  </w:footnote>
  <w:footnote w:id="13">
    <w:p w14:paraId="00000610"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For example, Publish What You Fund’s 2022 aid transparency report included a networked data indicator, which found that 64% of projects in IATI accurately identified recipient organizations. This finding is based on a subset of publishers who do not work exclusively with partner country governments or private companies. Further, this score is based on a reference list of organizations, rather than assessing the “completeness” of delegation and implementation chains. See https://www.publishwhatyoufund.org/the-index/2022/.</w:t>
      </w:r>
    </w:p>
  </w:footnote>
  <w:footnote w:id="14">
    <w:p w14:paraId="00000611"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For a discussion of the relationship between IATI and CRS, see </w:t>
      </w:r>
      <w:hyperlink r:id="rId5">
        <w:r>
          <w:rPr>
            <w:rFonts w:eastAsia="Garamond" w:cs="Garamond"/>
            <w:color w:val="0563C1"/>
            <w:sz w:val="20"/>
            <w:szCs w:val="20"/>
            <w:u w:val="single"/>
          </w:rPr>
          <w:t>https://iatistandard.org/en/news/new-papers-on-iati-and-the-crs-and-aaa/</w:t>
        </w:r>
      </w:hyperlink>
      <w:r>
        <w:rPr>
          <w:rFonts w:eastAsia="Garamond" w:cs="Garamond"/>
          <w:color w:val="000000"/>
          <w:sz w:val="20"/>
          <w:szCs w:val="20"/>
        </w:rPr>
        <w:t>.</w:t>
      </w:r>
    </w:p>
  </w:footnote>
  <w:footnote w:id="15">
    <w:p w14:paraId="00000612"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See Honey, Benjamin. August 10, 2022. “A methodology for merging IATI and CRS data.” Publish What You Fund. </w:t>
      </w:r>
      <w:hyperlink r:id="rId6">
        <w:r>
          <w:rPr>
            <w:rFonts w:eastAsia="Garamond" w:cs="Garamond"/>
            <w:color w:val="0563C1"/>
            <w:sz w:val="20"/>
            <w:szCs w:val="20"/>
            <w:u w:val="single"/>
          </w:rPr>
          <w:t>https://www.publishwhatyoufund.org/2022/08/a-methodology-for-merging-iati-and-crs-data/</w:t>
        </w:r>
      </w:hyperlink>
    </w:p>
  </w:footnote>
  <w:footnote w:id="16">
    <w:p w14:paraId="00000613"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“Download Files: Creditor Reporting System”. Accessed July 2022. https://stats.oecd.org/DownloadFiles.aspx?DatasetCode=CRS1</w:t>
      </w:r>
    </w:p>
  </w:footnote>
  <w:footnote w:id="17">
    <w:p w14:paraId="00000614"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DAC states which do not report to IATI: Austria, Portugal, Iceland, Luxembourg, Greece, Czech Republic, Hungary, and Poland. See list at, https://iatiregistry.org/publisher. </w:t>
      </w:r>
    </w:p>
  </w:footnote>
  <w:footnote w:id="18">
    <w:p w14:paraId="00000615"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OECD describes non-flows as, e.g., GNI and other flows as, e.g., non-ODA components of peacebuilding operations.</w:t>
      </w:r>
    </w:p>
  </w:footnote>
  <w:footnote w:id="19">
    <w:p w14:paraId="00000616"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For example, OOF accounted for less than 2% of all DAC-member aid outflows in 2020 and ODA loans account for less than 5% of all DAC-member aid outflows in 2020.</w:t>
      </w:r>
    </w:p>
  </w:footnote>
  <w:footnote w:id="20">
    <w:p w14:paraId="00000617"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Guillaume Simon, February 2016. “Country Programmable Aid – A Provider Perspective.” Accessed June 3, 2022. https://public.tableau.com/views/CPA-Donor/CPA-Donor</w:t>
      </w:r>
    </w:p>
  </w:footnote>
  <w:footnote w:id="21">
    <w:p w14:paraId="00000618"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IATI Secretariat, February 2011. “Complementary roles for the OECD-DAC Creditor Reporting System </w:t>
      </w:r>
    </w:p>
    <w:p w14:paraId="00000619" w14:textId="77777777" w:rsidR="007D10DD" w:rsidRDefault="00000000">
      <w:pPr>
        <w:pBdr>
          <w:top w:val="nil"/>
          <w:left w:val="nil"/>
          <w:bottom w:val="nil"/>
          <w:right w:val="nil"/>
          <w:between w:val="nil"/>
        </w:pBdr>
        <w:rPr>
          <w:rFonts w:eastAsia="Garamond" w:cs="Garamond"/>
          <w:color w:val="000000"/>
          <w:sz w:val="20"/>
          <w:szCs w:val="20"/>
        </w:rPr>
      </w:pPr>
      <w:r>
        <w:rPr>
          <w:rFonts w:eastAsia="Garamond" w:cs="Garamond"/>
          <w:color w:val="000000"/>
          <w:sz w:val="20"/>
          <w:szCs w:val="20"/>
        </w:rPr>
        <w:t>and the International Aid Transparency Initiative.”</w:t>
      </w:r>
    </w:p>
  </w:footnote>
  <w:footnote w:id="22">
    <w:p w14:paraId="0000061A"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CPA is defined by exclusion. Unpredictable aid (e.g. humanitarian aid and debt relief), cross-border aid (e.g. administrative costs and development awareness), co-operation agreements between governments (e.g. food aid or aid from local governments), and non-programmable aid (e.g. NGO core funding) all fall outside the scope of CPA.</w:t>
      </w:r>
    </w:p>
  </w:footnote>
  <w:footnote w:id="23">
    <w:p w14:paraId="0000061B"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The report year refers to the year of the bulk download data.</w:t>
      </w:r>
    </w:p>
  </w:footnote>
  <w:footnote w:id="24">
    <w:p w14:paraId="0000061C"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Confirmed via conversation with OECD analyst, July 20, 2022.</w:t>
      </w:r>
    </w:p>
  </w:footnote>
  <w:footnote w:id="25">
    <w:p w14:paraId="0000061D" w14:textId="3402498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For example, this would still capture presence of edges between organizations, but any measures of relationship strength via </w:t>
      </w:r>
      <w:ins w:id="362" w:author="Julie Radomski" w:date="2024-08-16T22:25:00Z" w16du:dateUtc="2024-08-17T02:25:00Z">
        <w:r w:rsidR="00C05567">
          <w:rPr>
            <w:rFonts w:eastAsia="Garamond" w:cs="Garamond"/>
            <w:color w:val="000000"/>
            <w:sz w:val="20"/>
            <w:szCs w:val="20"/>
          </w:rPr>
          <w:t>t</w:t>
        </w:r>
      </w:ins>
      <w:r>
        <w:rPr>
          <w:rFonts w:eastAsia="Garamond" w:cs="Garamond"/>
          <w:color w:val="000000"/>
          <w:sz w:val="20"/>
          <w:szCs w:val="20"/>
        </w:rPr>
        <w:t>he number of projects between organizations would be artificially inflated if projects are reported more than once.</w:t>
      </w:r>
    </w:p>
  </w:footnote>
  <w:footnote w:id="26">
    <w:p w14:paraId="0000061E"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See, http://d-portal.org/ctrack.html?publisher=KE-KRA-P051155108P</w:t>
      </w:r>
    </w:p>
  </w:footnote>
  <w:footnote w:id="27">
    <w:p w14:paraId="0000061F"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t>
      </w:r>
      <w:proofErr w:type="spellStart"/>
      <w:r>
        <w:rPr>
          <w:rFonts w:eastAsia="Garamond" w:cs="Garamond"/>
          <w:color w:val="000000"/>
          <w:sz w:val="20"/>
          <w:szCs w:val="20"/>
        </w:rPr>
        <w:t>AidData</w:t>
      </w:r>
      <w:proofErr w:type="spellEnd"/>
      <w:r>
        <w:rPr>
          <w:rFonts w:eastAsia="Garamond" w:cs="Garamond"/>
          <w:color w:val="000000"/>
          <w:sz w:val="20"/>
          <w:szCs w:val="20"/>
        </w:rPr>
        <w:t xml:space="preserve"> Data”. Accessed July 2022. https://www.aiddata.org/datasets</w:t>
      </w:r>
    </w:p>
  </w:footnote>
  <w:footnote w:id="28">
    <w:p w14:paraId="00000620"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Reported in millions of constant 2017 USD in the TUFF data.</w:t>
      </w:r>
    </w:p>
  </w:footnote>
  <w:footnote w:id="29">
    <w:p w14:paraId="00000621"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We have removed four from these lists: “UN Agencies” and “Other Arab Agencies” from CRS, as well as “UN OCHA Specially Designated Contributions” and “OECD” from IATI. It is unclear which agencies are included in the “UN Agencies” and “Other Arab Agencies” donors (no data are reported), the “Specially Designated Contributions” only reports information for OCHA Center for Humanitarian Data that is not comprehensive nor useful, and “OECD” in IATI contains no data.</w:t>
      </w:r>
    </w:p>
  </w:footnote>
  <w:footnote w:id="30">
    <w:p w14:paraId="00000622"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For a similar process, see Honey, Benjamin. August 10, 2022. “A methodology for merging IATI and CRS data.” Publish What You Fund. </w:t>
      </w:r>
      <w:hyperlink r:id="rId7">
        <w:r>
          <w:rPr>
            <w:rFonts w:eastAsia="Garamond" w:cs="Garamond"/>
            <w:color w:val="0563C1"/>
            <w:sz w:val="20"/>
            <w:szCs w:val="20"/>
            <w:u w:val="single"/>
          </w:rPr>
          <w:t>https://www.publishwhatyoufund.org/2022/08/a-methodology-for-merging-iati-and-crs-data/</w:t>
        </w:r>
      </w:hyperlink>
    </w:p>
  </w:footnote>
  <w:footnote w:id="31">
    <w:p w14:paraId="00000623"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We individually downloaded files from the Datastore Classic using website filters. See, </w:t>
      </w:r>
      <w:hyperlink r:id="rId8">
        <w:r>
          <w:rPr>
            <w:rFonts w:eastAsia="Garamond" w:cs="Garamond"/>
            <w:color w:val="0563C1"/>
            <w:sz w:val="20"/>
            <w:szCs w:val="20"/>
            <w:u w:val="single"/>
          </w:rPr>
          <w:t>https://datastore.codeforiati.org</w:t>
        </w:r>
      </w:hyperlink>
      <w:r>
        <w:rPr>
          <w:rFonts w:eastAsia="Garamond" w:cs="Garamond"/>
          <w:color w:val="0563C1"/>
          <w:sz w:val="20"/>
          <w:szCs w:val="20"/>
          <w:u w:val="single"/>
        </w:rPr>
        <w:t xml:space="preserve"> </w:t>
      </w:r>
      <w:r>
        <w:rPr>
          <w:sz w:val="20"/>
          <w:szCs w:val="20"/>
        </w:rPr>
        <w:t>. In producing the dataset, we downloaded these files from the datastore via R script.</w:t>
      </w:r>
    </w:p>
  </w:footnote>
  <w:footnote w:id="32">
    <w:p w14:paraId="00000624"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OECD CRS Code list document is available at </w:t>
      </w:r>
      <w:hyperlink r:id="rId9">
        <w:r>
          <w:rPr>
            <w:rFonts w:eastAsia="Garamond" w:cs="Garamond"/>
            <w:color w:val="0563C1"/>
            <w:sz w:val="20"/>
            <w:szCs w:val="20"/>
            <w:u w:val="single"/>
          </w:rPr>
          <w:t>https://www.oecd.org/development/financing-sustainable-development/development-finance-standards/dacandcrscodelists.htm</w:t>
        </w:r>
      </w:hyperlink>
      <w:r>
        <w:rPr>
          <w:rFonts w:eastAsia="Garamond" w:cs="Garamond"/>
          <w:color w:val="000000"/>
          <w:sz w:val="20"/>
          <w:szCs w:val="20"/>
        </w:rPr>
        <w:t xml:space="preserve">. IATI Publisher List is available at </w:t>
      </w:r>
      <w:hyperlink r:id="rId10">
        <w:r>
          <w:rPr>
            <w:rFonts w:eastAsia="Garamond" w:cs="Garamond"/>
            <w:color w:val="0563C1"/>
            <w:sz w:val="20"/>
            <w:szCs w:val="20"/>
            <w:u w:val="single"/>
          </w:rPr>
          <w:t>https://iatiregistry.org/publisher/</w:t>
        </w:r>
      </w:hyperlink>
      <w:r>
        <w:rPr>
          <w:rFonts w:eastAsia="Garamond" w:cs="Garamond"/>
          <w:color w:val="000000"/>
          <w:sz w:val="20"/>
          <w:szCs w:val="20"/>
        </w:rPr>
        <w:t>.</w:t>
      </w:r>
    </w:p>
  </w:footnote>
  <w:footnote w:id="33">
    <w:p w14:paraId="00000625"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For full publisher list see fn.32. This list is filtered by “Organization Type” as “Multilateral”. Coverage determined by planned start date and recipient country of projects reported by the reporting organization in IATI.</w:t>
      </w:r>
    </w:p>
  </w:footnote>
  <w:footnote w:id="34">
    <w:p w14:paraId="00000626"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Found on the “Donor” tab of the DAC and CRS list of codes, see fn. 32. Coverage determined by the project expected start year and completion date, or the first year that the project appears in the data – which could represent commitment, disbursement, or both. The methodology for unifying CRS years is detailed in the bilateral data section.</w:t>
      </w:r>
    </w:p>
  </w:footnote>
  <w:footnote w:id="35">
    <w:p w14:paraId="00000627"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Coverage refers to all country-years within the scope of the NOI project. This refers to the first and last year of projects for each multilateral reporter between all data sources – for example, accounting for all scope country-years, the first project from Adaptation Fund starts in 2011. If projects begin after 2021 or end before our scope country years, we do not include them. The scope country-years can be found in the codebook.</w:t>
      </w:r>
    </w:p>
  </w:footnote>
  <w:footnote w:id="36">
    <w:p w14:paraId="00000628"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This refers to the total disbursement from the reporting organization. Total dollar amount for CRS data is in millions of 2020 USD, rounded to the nearest million. Total dollar amount for IATI is from the “total disbursement” column in the activity data. Total dollar amount for MPTF is in millions of USD found on the MPTF factsheet website accessed June 18, 2022. All amounts are estimates which may differ from the released data. This is limited to scope countries and time frames, see footnote above (24) regarding scope.</w:t>
      </w:r>
    </w:p>
  </w:footnote>
  <w:footnote w:id="37">
    <w:p w14:paraId="00000629"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38">
    <w:p w14:paraId="0000062A"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AfDB reports more projects to CRS than IATI. CRS has 306 projects totaling over $2 billion, while IATI has only 24 projects totaling over $577 million.</w:t>
      </w:r>
    </w:p>
  </w:footnote>
  <w:footnote w:id="39">
    <w:p w14:paraId="0000062B"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40">
    <w:p w14:paraId="0000062C"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41">
    <w:p w14:paraId="0000062D"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ADB reports more projects to CRS than IATI. CRS has 216 projects totaling over $3 billion, while IATI has only 30 projects totaling a similar $3 billion.</w:t>
      </w:r>
    </w:p>
  </w:footnote>
  <w:footnote w:id="42">
    <w:p w14:paraId="0000062E"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43">
    <w:p w14:paraId="0000062F"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44">
    <w:p w14:paraId="00000630"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45">
    <w:p w14:paraId="00000631"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46">
    <w:p w14:paraId="00000632"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47">
    <w:p w14:paraId="00000633"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48">
    <w:p w14:paraId="00000634"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by Council of Europe or Council of Europe Development Bank appear within our scope in CRS.</w:t>
      </w:r>
    </w:p>
  </w:footnote>
  <w:footnote w:id="49">
    <w:p w14:paraId="00000635"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50">
    <w:p w14:paraId="00000636"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EBRD reports more projects to CRS than IATI. CRS has 36 projects totaling $511 million, while IATI has 6 projects worth $167 million.</w:t>
      </w:r>
    </w:p>
  </w:footnote>
  <w:footnote w:id="51">
    <w:p w14:paraId="00000637"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52">
    <w:p w14:paraId="00000638"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53">
    <w:p w14:paraId="00000639"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54">
    <w:p w14:paraId="0000063A"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55">
    <w:p w14:paraId="0000063B"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56">
    <w:p w14:paraId="0000063C"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 or IATI.</w:t>
      </w:r>
    </w:p>
  </w:footnote>
  <w:footnote w:id="57">
    <w:p w14:paraId="0000063D"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58">
    <w:p w14:paraId="0000063E"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59">
    <w:p w14:paraId="0000063F"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60">
    <w:p w14:paraId="00000640"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IADB publishes more projects to CRS than IATI.</w:t>
      </w:r>
    </w:p>
  </w:footnote>
  <w:footnote w:id="61">
    <w:p w14:paraId="00000641"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Published as “The World Bank” with reporting org. reference (funding organization) “44001.”</w:t>
      </w:r>
    </w:p>
  </w:footnote>
  <w:footnote w:id="62">
    <w:p w14:paraId="00000642"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IBRD publishes more projects to CRS than IATI. CRS has 763 projects totaling over $10 billion while IATI has 39 projects totaling over $7 billion.</w:t>
      </w:r>
    </w:p>
  </w:footnote>
  <w:footnote w:id="63">
    <w:p w14:paraId="00000643"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64">
    <w:p w14:paraId="00000644"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Published as “The World Bank” with reporting org. reference (funding organization) “44002.”</w:t>
      </w:r>
    </w:p>
  </w:footnote>
  <w:footnote w:id="65">
    <w:p w14:paraId="00000645"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IDA publishes more projects to CRS than IATI. CRS has 8,091 projects totaling over $27 billion while IATI has 217 projects totaling over $14 billion.</w:t>
      </w:r>
    </w:p>
  </w:footnote>
  <w:footnote w:id="66">
    <w:p w14:paraId="00000646"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These years refer to the “actual” start year in IATI, rather than “planned” start year.</w:t>
      </w:r>
    </w:p>
  </w:footnote>
  <w:footnote w:id="67">
    <w:p w14:paraId="00000647"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68">
    <w:p w14:paraId="00000648"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IFAD publishes more projects to CRS than IATI. CRS has 663 projects totaling over $1 billion, while IATI has only 62 projects totaling $339 million.</w:t>
      </w:r>
    </w:p>
  </w:footnote>
  <w:footnote w:id="69">
    <w:p w14:paraId="00000649"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70">
    <w:p w14:paraId="0000064A"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71">
    <w:p w14:paraId="0000064B"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This year refers to the “actual” start year in IATI, rather than the “planned” year.</w:t>
      </w:r>
    </w:p>
  </w:footnote>
  <w:footnote w:id="72">
    <w:p w14:paraId="0000064C"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73">
    <w:p w14:paraId="0000064D"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74">
    <w:p w14:paraId="0000064E"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75">
    <w:p w14:paraId="0000064F"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76">
    <w:p w14:paraId="00000650"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77">
    <w:p w14:paraId="00000651"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78">
    <w:p w14:paraId="00000652"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79">
    <w:p w14:paraId="00000653"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80">
    <w:p w14:paraId="00000654"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 These years refers to the “actual” start year in IATI, rather than the “planned” year. The total $ reported refers to commitments, rather than disbursements.</w:t>
      </w:r>
    </w:p>
  </w:footnote>
  <w:footnote w:id="81">
    <w:p w14:paraId="00000655"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82">
    <w:p w14:paraId="00000656"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83">
    <w:p w14:paraId="00000657"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CERF reports more projects to IATI than CRS. IATI has 1,468 projects totaling over $2 billion, while CRS has 508 projects totaling $1.5 billion and is truncated in 2012.</w:t>
      </w:r>
    </w:p>
  </w:footnote>
  <w:footnote w:id="84">
    <w:p w14:paraId="00000658"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These years refer to the “actual” start year in IATI, rather than the “planned” year.</w:t>
      </w:r>
    </w:p>
  </w:footnote>
  <w:footnote w:id="85">
    <w:p w14:paraId="00000659"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The UN Global Compact Local Network UK, UN Institute for Disarmament Research, and UNITAID all have no projects for our scope in CRS or IATI.</w:t>
      </w:r>
    </w:p>
  </w:footnote>
  <w:footnote w:id="86">
    <w:p w14:paraId="0000065A"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Even though PBF projects are reported to IATI, we use MPTF documents rather than either dataset. The MPTF project documents provide more detailed information about project scope and implementing partners.</w:t>
      </w:r>
    </w:p>
  </w:footnote>
  <w:footnote w:id="87">
    <w:p w14:paraId="0000065B"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UN Pooled Funds are controlled by the MPTF Office; thus, we use MPTF documents to code information on projects implemented or funded by these funds.</w:t>
      </w:r>
    </w:p>
  </w:footnote>
  <w:footnote w:id="88">
    <w:p w14:paraId="0000065C"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The total $ reported refers to the expenditure, rather than disbursement.</w:t>
      </w:r>
    </w:p>
  </w:footnote>
  <w:footnote w:id="89">
    <w:p w14:paraId="0000065D"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Expenditure data from IATI.</w:t>
      </w:r>
    </w:p>
  </w:footnote>
  <w:footnote w:id="90">
    <w:p w14:paraId="0000065E"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UNAIDS reports more projects to CRS and CRS data are more complete. CRS has 1,070 projects from 2005—2019, while IATI has 56 projects from 2014—2021.</w:t>
      </w:r>
    </w:p>
  </w:footnote>
  <w:footnote w:id="91">
    <w:p w14:paraId="0000065F"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UNDP reports more projects to CRS. CRS has 4,865 projects while IATI has 3,976.</w:t>
      </w:r>
    </w:p>
  </w:footnote>
  <w:footnote w:id="92">
    <w:p w14:paraId="00000660"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93">
    <w:p w14:paraId="00000661"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94">
    <w:p w14:paraId="00000662"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Expenditure data from IATI.</w:t>
      </w:r>
    </w:p>
  </w:footnote>
  <w:footnote w:id="95">
    <w:p w14:paraId="00000663"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UNRWA reports more projects to IATI, but data are truncated in 2015. The number of projects in CRS is 80 while IATI has 381 projects. No budget data is reported in IATI. </w:t>
      </w:r>
    </w:p>
  </w:footnote>
  <w:footnote w:id="96">
    <w:p w14:paraId="00000664"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Expenditure data from IATI.</w:t>
      </w:r>
    </w:p>
  </w:footnote>
  <w:footnote w:id="97">
    <w:p w14:paraId="00000665"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UNICEF reports for projects to CRS and CRS data are more complete for our scope. CRS has 13,437 projects that overlap our entire time scope of 2005—2020, while IATI is truncated in 2012.</w:t>
      </w:r>
    </w:p>
  </w:footnote>
  <w:footnote w:id="98">
    <w:p w14:paraId="00000666"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Expenditure data from IATI.</w:t>
      </w:r>
    </w:p>
  </w:footnote>
  <w:footnote w:id="99">
    <w:p w14:paraId="00000667"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UNHCR reports more projects to CRS and covers more scope years. CRS has 92 projects from 2009—2020, while IATI has 74 projects from 2016—2021.</w:t>
      </w:r>
    </w:p>
  </w:footnote>
  <w:footnote w:id="100">
    <w:p w14:paraId="00000668"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ILO reports more projects to and covers more scope years in CRS. CRS has 1,480 projects from 2007—2020, while IATI has 416 projects from 2005—2019 (using “actual” reported years rather than “planned” years).</w:t>
      </w:r>
    </w:p>
  </w:footnote>
  <w:footnote w:id="101">
    <w:p w14:paraId="00000669"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FAO reports more projects to and covers more scope years in IATI. IATI has 937 projects from 2006—2021, while CRS has 233 projects and are truncated in 2012.</w:t>
      </w:r>
    </w:p>
  </w:footnote>
  <w:footnote w:id="102">
    <w:p w14:paraId="0000066A"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Total $ reported refers to expenditure, rather than disbursement.</w:t>
      </w:r>
    </w:p>
  </w:footnote>
  <w:footnote w:id="103">
    <w:p w14:paraId="0000066B"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Total $ reported refers to expenditure, rather than disbursement.</w:t>
      </w:r>
    </w:p>
  </w:footnote>
  <w:footnote w:id="104">
    <w:p w14:paraId="0000066C"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IATI.</w:t>
      </w:r>
    </w:p>
  </w:footnote>
  <w:footnote w:id="105">
    <w:p w14:paraId="0000066D"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OCHA reporting to IATI is minimal and not useful, as the data reported by OCHA are not project-level. Thus, we exclude this publisher. See </w:t>
      </w:r>
      <w:hyperlink r:id="rId11">
        <w:r>
          <w:rPr>
            <w:rFonts w:eastAsia="Garamond" w:cs="Garamond"/>
            <w:color w:val="0563C1"/>
            <w:sz w:val="20"/>
            <w:szCs w:val="20"/>
            <w:u w:val="single"/>
          </w:rPr>
          <w:t>https://iatiregistry.org/publisher/unocha/</w:t>
        </w:r>
      </w:hyperlink>
      <w:r>
        <w:rPr>
          <w:rFonts w:eastAsia="Garamond" w:cs="Garamond"/>
          <w:color w:val="000000"/>
          <w:sz w:val="20"/>
          <w:szCs w:val="20"/>
        </w:rPr>
        <w:t>.</w:t>
      </w:r>
    </w:p>
  </w:footnote>
  <w:footnote w:id="106">
    <w:p w14:paraId="0000066E"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Any data reported by the CBPFs will be covered with UN MPTF documents. Additionally, no projects appear within our scope in IATI.</w:t>
      </w:r>
    </w:p>
  </w:footnote>
  <w:footnote w:id="107">
    <w:p w14:paraId="0000066F"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UNFPA only reports one year of projects, 2019, to IATI. We use CRS data as they are more complete.</w:t>
      </w:r>
    </w:p>
  </w:footnote>
  <w:footnote w:id="108">
    <w:p w14:paraId="00000670"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WFP reports more projects to and covers more scope years in CRS. CRS has 779 projects from 2005 onward, while IATI has 259 projects from 2011 onward.</w:t>
      </w:r>
    </w:p>
  </w:footnote>
  <w:footnote w:id="109">
    <w:p w14:paraId="00000671"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WHO reports more projects to and covers more scope years in CRS. CRS has 2,535 projects from 2005 onward, while IATI has 1,621 projects from 2016—2020.</w:t>
      </w:r>
    </w:p>
  </w:footnote>
  <w:footnote w:id="110">
    <w:p w14:paraId="00000672"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111">
    <w:p w14:paraId="00000673"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No projects appear within our scope in CRS.</w:t>
      </w:r>
    </w:p>
  </w:footnote>
  <w:footnote w:id="112">
    <w:p w14:paraId="00000674"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The five overlapping foundations are the Bill and Melinda Gates Foundation, the MasterCard Foundation, Charity Projects Ltd., Omidyar Network Fund, Inc., and the William and Flora Hewlett Foundation.</w:t>
      </w:r>
    </w:p>
  </w:footnote>
  <w:footnote w:id="113">
    <w:p w14:paraId="00000675"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Found on the “Purpose codes” tab of the DAC and CRS list of codes, see https://www.oecd.org/development/financing-sustainable-development/development-finance-standards/dacandcrscodelists.htm.</w:t>
      </w:r>
    </w:p>
  </w:footnote>
  <w:footnote w:id="114">
    <w:p w14:paraId="00000676"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We use MPTF project documents, so the source material is not in a dataset format.</w:t>
      </w:r>
    </w:p>
  </w:footnote>
  <w:footnote w:id="115">
    <w:p w14:paraId="00000677"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We replicate project IDs from data sources for compatibility rather than creating a new coding scheme.</w:t>
      </w:r>
    </w:p>
  </w:footnote>
  <w:footnote w:id="116">
    <w:p w14:paraId="00000678"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When expected start date is not reported to CRS, we use report year. This process is described in the “Bilateral Donors” section of this document.</w:t>
      </w:r>
    </w:p>
  </w:footnote>
  <w:footnote w:id="117">
    <w:p w14:paraId="00000679"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We use the expected start date found on project documents rather than the MPTF website.</w:t>
      </w:r>
    </w:p>
  </w:footnote>
  <w:footnote w:id="118">
    <w:p w14:paraId="0000067A"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When completion date is not reported, we use report year. See fn.105.</w:t>
      </w:r>
    </w:p>
  </w:footnote>
  <w:footnote w:id="119">
    <w:p w14:paraId="0000067B"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Expected end dates are sometimes not reported in favor of listing a project duration on the project document. We use the expected start date and duration to calculate the expected end date.</w:t>
      </w:r>
    </w:p>
  </w:footnote>
  <w:footnote w:id="120">
    <w:p w14:paraId="0000067C"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This column refers to the source of the data in the Networks of Influence dataset – data from IATI are denoted “IATI” in this column, projects from MPTF and denoted with “MPTF”, and CRS data with “CRS”.</w:t>
      </w:r>
    </w:p>
  </w:footnote>
  <w:footnote w:id="121">
    <w:p w14:paraId="0000067D"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Identified as role type 1: funding. See </w:t>
      </w:r>
      <w:hyperlink r:id="rId12">
        <w:r>
          <w:rPr>
            <w:rFonts w:eastAsia="Garamond" w:cs="Garamond"/>
            <w:color w:val="0563C1"/>
            <w:sz w:val="20"/>
            <w:szCs w:val="20"/>
            <w:u w:val="single"/>
          </w:rPr>
          <w:t>https://iatistandard.org/en/iati-standard/203/codelists/organisationrole/</w:t>
        </w:r>
      </w:hyperlink>
      <w:r>
        <w:rPr>
          <w:rFonts w:eastAsia="Garamond" w:cs="Garamond"/>
          <w:color w:val="000000"/>
          <w:sz w:val="20"/>
          <w:szCs w:val="20"/>
        </w:rPr>
        <w:t>.</w:t>
      </w:r>
    </w:p>
  </w:footnote>
  <w:footnote w:id="122">
    <w:p w14:paraId="0000067E"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Rather than aggregating our data to the donor country, we specify the agency which is controls funding for the project or program. We append the donor country name to the Agency Name.</w:t>
      </w:r>
    </w:p>
  </w:footnote>
  <w:footnote w:id="123">
    <w:p w14:paraId="0000067F"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t>
      </w:r>
      <w:proofErr w:type="spellStart"/>
      <w:r>
        <w:rPr>
          <w:rFonts w:eastAsia="Garamond" w:cs="Garamond"/>
          <w:color w:val="000000"/>
          <w:sz w:val="20"/>
          <w:szCs w:val="20"/>
        </w:rPr>
        <w:t>AidData</w:t>
      </w:r>
      <w:proofErr w:type="spellEnd"/>
      <w:r>
        <w:rPr>
          <w:rFonts w:eastAsia="Garamond" w:cs="Garamond"/>
          <w:color w:val="000000"/>
          <w:sz w:val="20"/>
          <w:szCs w:val="20"/>
        </w:rPr>
        <w:t xml:space="preserve"> classifies organization rules the same as IATI, thus the donor is organization role type 1.</w:t>
      </w:r>
    </w:p>
  </w:footnote>
  <w:footnote w:id="124">
    <w:p w14:paraId="00000680"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Identified as role type 4: implementing (</w:t>
      </w:r>
      <w:hyperlink r:id="rId13">
        <w:r>
          <w:rPr>
            <w:rFonts w:eastAsia="Garamond" w:cs="Garamond"/>
            <w:color w:val="0563C1"/>
            <w:sz w:val="20"/>
            <w:szCs w:val="20"/>
            <w:u w:val="single"/>
          </w:rPr>
          <w:t>https://iatistandard.org/en/iati-standard/203/codelists/organisationrole/</w:t>
        </w:r>
      </w:hyperlink>
      <w:r>
        <w:rPr>
          <w:rFonts w:eastAsia="Garamond" w:cs="Garamond"/>
          <w:color w:val="000000"/>
          <w:sz w:val="20"/>
          <w:szCs w:val="20"/>
        </w:rPr>
        <w:t>). We treat the implementing organization from IATI as both the direct recipient and implementing organization.</w:t>
      </w:r>
    </w:p>
  </w:footnote>
  <w:footnote w:id="125">
    <w:p w14:paraId="00000681"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The implementing organization is role type 4: implementing.</w:t>
      </w:r>
    </w:p>
  </w:footnote>
  <w:footnote w:id="126">
    <w:p w14:paraId="00000682"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Identified as status 2: committed (</w:t>
      </w:r>
      <w:hyperlink r:id="rId14">
        <w:r>
          <w:rPr>
            <w:rFonts w:eastAsia="Garamond" w:cs="Garamond"/>
            <w:color w:val="0563C1"/>
            <w:sz w:val="20"/>
            <w:szCs w:val="20"/>
            <w:u w:val="single"/>
          </w:rPr>
          <w:t>https://iatistandard.org/en/iati-standard/203/codelists/budgetstatus/</w:t>
        </w:r>
      </w:hyperlink>
      <w:r>
        <w:rPr>
          <w:rFonts w:eastAsia="Garamond" w:cs="Garamond"/>
          <w:color w:val="000000"/>
          <w:sz w:val="20"/>
          <w:szCs w:val="20"/>
        </w:rPr>
        <w:t>). We use the committed budget as it is exported from the datastore into a separate “Budget Commitment” column. If budget status is not reported by the reporting organization, status 1 (indicative) is assumed (</w:t>
      </w:r>
      <w:hyperlink r:id="rId15" w:anchor="iati-activities-iati-activity-budget-status">
        <w:r>
          <w:rPr>
            <w:rFonts w:eastAsia="Garamond" w:cs="Garamond"/>
            <w:color w:val="0563C1"/>
            <w:sz w:val="20"/>
            <w:szCs w:val="20"/>
            <w:u w:val="single"/>
          </w:rPr>
          <w:t>https://iatistandard.org/en/iati-standard/203/activity-standard/iati-activities/iati-activity/budget/#iati-activities-iati-activity-budget-status</w:t>
        </w:r>
      </w:hyperlink>
      <w:r>
        <w:rPr>
          <w:rFonts w:eastAsia="Garamond" w:cs="Garamond"/>
          <w:color w:val="000000"/>
          <w:sz w:val="20"/>
          <w:szCs w:val="20"/>
        </w:rPr>
        <w:t>).</w:t>
      </w:r>
    </w:p>
  </w:footnote>
  <w:footnote w:id="127">
    <w:p w14:paraId="00000683"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We use the “Geography” column to help determine the location, along with the project title and description.</w:t>
      </w:r>
    </w:p>
  </w:footnote>
  <w:footnote w:id="128">
    <w:p w14:paraId="00000684"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We do not use the policy </w:t>
      </w:r>
      <w:proofErr w:type="spellStart"/>
      <w:r>
        <w:rPr>
          <w:rFonts w:eastAsia="Garamond" w:cs="Garamond"/>
          <w:color w:val="000000"/>
          <w:sz w:val="20"/>
          <w:szCs w:val="20"/>
        </w:rPr>
        <w:t>markers</w:t>
      </w:r>
      <w:proofErr w:type="spellEnd"/>
      <w:r>
        <w:rPr>
          <w:rFonts w:eastAsia="Garamond" w:cs="Garamond"/>
          <w:color w:val="000000"/>
          <w:sz w:val="20"/>
          <w:szCs w:val="20"/>
        </w:rPr>
        <w:t xml:space="preserve"> reported to OECD to determine sectors, as this likely reflects donor priorities rather than project details. Some policy </w:t>
      </w:r>
      <w:proofErr w:type="spellStart"/>
      <w:r>
        <w:rPr>
          <w:rFonts w:eastAsia="Garamond" w:cs="Garamond"/>
          <w:color w:val="000000"/>
          <w:sz w:val="20"/>
          <w:szCs w:val="20"/>
        </w:rPr>
        <w:t>markers</w:t>
      </w:r>
      <w:proofErr w:type="spellEnd"/>
      <w:r>
        <w:rPr>
          <w:rFonts w:eastAsia="Garamond" w:cs="Garamond"/>
          <w:color w:val="000000"/>
          <w:sz w:val="20"/>
          <w:szCs w:val="20"/>
        </w:rPr>
        <w:t xml:space="preserve"> are optional and apply to certain types of aid; additionally, policy </w:t>
      </w:r>
      <w:proofErr w:type="spellStart"/>
      <w:r>
        <w:rPr>
          <w:rFonts w:eastAsia="Garamond" w:cs="Garamond"/>
          <w:color w:val="000000"/>
          <w:sz w:val="20"/>
          <w:szCs w:val="20"/>
        </w:rPr>
        <w:t>markers</w:t>
      </w:r>
      <w:proofErr w:type="spellEnd"/>
      <w:r>
        <w:rPr>
          <w:rFonts w:eastAsia="Garamond" w:cs="Garamond"/>
          <w:color w:val="000000"/>
          <w:sz w:val="20"/>
          <w:szCs w:val="20"/>
        </w:rPr>
        <w:t xml:space="preserve"> were not employed in the OECD CRS data for our entire scope period.</w:t>
      </w:r>
    </w:p>
  </w:footnote>
  <w:footnote w:id="129">
    <w:p w14:paraId="00000685"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MPTF project documents sometimes list “focus areas” but do not explicitly list sectors.</w:t>
      </w:r>
    </w:p>
  </w:footnote>
  <w:footnote w:id="130">
    <w:p w14:paraId="00000686"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We include a link to the project on the Development Portal website: http://d-portal.org/.</w:t>
      </w:r>
    </w:p>
  </w:footnote>
  <w:footnote w:id="131">
    <w:p w14:paraId="00000687" w14:textId="77777777" w:rsidR="007D10DD" w:rsidRDefault="00000000">
      <w:pPr>
        <w:pBdr>
          <w:top w:val="nil"/>
          <w:left w:val="nil"/>
          <w:bottom w:val="nil"/>
          <w:right w:val="nil"/>
          <w:between w:val="nil"/>
        </w:pBdr>
        <w:rPr>
          <w:rFonts w:eastAsia="Garamond" w:cs="Garamond"/>
          <w:color w:val="000000"/>
          <w:sz w:val="20"/>
          <w:szCs w:val="20"/>
        </w:rPr>
      </w:pPr>
      <w:r>
        <w:rPr>
          <w:rStyle w:val="FootnoteReference"/>
        </w:rPr>
        <w:footnoteRef/>
      </w:r>
      <w:r>
        <w:rPr>
          <w:rFonts w:eastAsia="Garamond" w:cs="Garamond"/>
          <w:color w:val="000000"/>
          <w:sz w:val="20"/>
          <w:szCs w:val="20"/>
        </w:rPr>
        <w:t xml:space="preserve"> We include a link to the project on the MPTF website: https://mptf.undp.org/.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688" w14:textId="77777777" w:rsidR="007D10DD" w:rsidRDefault="00000000">
    <w:pPr>
      <w:pBdr>
        <w:top w:val="nil"/>
        <w:left w:val="nil"/>
        <w:bottom w:val="nil"/>
        <w:right w:val="nil"/>
        <w:between w:val="nil"/>
      </w:pBdr>
      <w:tabs>
        <w:tab w:val="center" w:pos="4680"/>
        <w:tab w:val="right" w:pos="9360"/>
      </w:tabs>
      <w:jc w:val="right"/>
      <w:rPr>
        <w:rFonts w:eastAsia="Garamond" w:cs="Garamond"/>
        <w:color w:val="000000"/>
      </w:rPr>
    </w:pPr>
    <w:r>
      <w:rPr>
        <w:rFonts w:eastAsia="Garamond" w:cs="Garamond"/>
        <w:color w:val="000000"/>
      </w:rPr>
      <w:fldChar w:fldCharType="begin"/>
    </w:r>
    <w:r>
      <w:rPr>
        <w:rFonts w:eastAsia="Garamond" w:cs="Garamond"/>
        <w:color w:val="000000"/>
      </w:rPr>
      <w:instrText>PAGE</w:instrText>
    </w:r>
    <w:r>
      <w:rPr>
        <w:rFonts w:eastAsia="Garamond" w:cs="Garamond"/>
        <w:color w:val="000000"/>
      </w:rPr>
      <w:fldChar w:fldCharType="separate"/>
    </w:r>
    <w:r>
      <w:rPr>
        <w:rFonts w:eastAsia="Garamond" w:cs="Garamond"/>
        <w:color w:val="000000"/>
      </w:rPr>
      <w:fldChar w:fldCharType="end"/>
    </w:r>
  </w:p>
  <w:p w14:paraId="00000689" w14:textId="77777777" w:rsidR="007D10DD" w:rsidRDefault="007D10DD">
    <w:pPr>
      <w:pBdr>
        <w:top w:val="nil"/>
        <w:left w:val="nil"/>
        <w:bottom w:val="nil"/>
        <w:right w:val="nil"/>
        <w:between w:val="nil"/>
      </w:pBdr>
      <w:tabs>
        <w:tab w:val="center" w:pos="4680"/>
        <w:tab w:val="right" w:pos="9360"/>
      </w:tabs>
      <w:ind w:right="360"/>
      <w:rPr>
        <w:rFonts w:eastAsia="Garamond" w:cs="Garamond"/>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68A" w14:textId="77777777" w:rsidR="007D10DD" w:rsidRDefault="007D10DD">
    <w:pPr>
      <w:pBdr>
        <w:top w:val="nil"/>
        <w:left w:val="nil"/>
        <w:bottom w:val="nil"/>
        <w:right w:val="nil"/>
        <w:between w:val="nil"/>
      </w:pBdr>
      <w:tabs>
        <w:tab w:val="center" w:pos="4680"/>
        <w:tab w:val="right" w:pos="9360"/>
      </w:tabs>
      <w:ind w:right="360"/>
      <w:rPr>
        <w:rFonts w:eastAsia="Garamond" w:cs="Garamond"/>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F56C6"/>
    <w:multiLevelType w:val="multilevel"/>
    <w:tmpl w:val="8758E1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35B0FAB"/>
    <w:multiLevelType w:val="multilevel"/>
    <w:tmpl w:val="94C4BD2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5DE604A"/>
    <w:multiLevelType w:val="multilevel"/>
    <w:tmpl w:val="8BB874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7E63EDB"/>
    <w:multiLevelType w:val="multilevel"/>
    <w:tmpl w:val="2D3265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FFF4A0B"/>
    <w:multiLevelType w:val="multilevel"/>
    <w:tmpl w:val="A76E8F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60E45FC"/>
    <w:multiLevelType w:val="multilevel"/>
    <w:tmpl w:val="4FA875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ABE27FF"/>
    <w:multiLevelType w:val="hybridMultilevel"/>
    <w:tmpl w:val="24E00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013241"/>
    <w:multiLevelType w:val="multilevel"/>
    <w:tmpl w:val="63AAC5D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5FA61ECD"/>
    <w:multiLevelType w:val="multilevel"/>
    <w:tmpl w:val="9E1E569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75C0885"/>
    <w:multiLevelType w:val="multilevel"/>
    <w:tmpl w:val="E9723F3E"/>
    <w:lvl w:ilvl="0">
      <w:numFmt w:val="bullet"/>
      <w:lvlText w:val="o"/>
      <w:lvlJc w:val="left"/>
      <w:pPr>
        <w:ind w:left="720" w:hanging="360"/>
      </w:pPr>
      <w:rPr>
        <w:rFonts w:ascii="Courier New" w:eastAsia="Courier New" w:hAnsi="Courier New" w:cs="Courier New"/>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E4A5D30"/>
    <w:multiLevelType w:val="multilevel"/>
    <w:tmpl w:val="7A16313A"/>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6027A75"/>
    <w:multiLevelType w:val="hybridMultilevel"/>
    <w:tmpl w:val="62F23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00717A"/>
    <w:multiLevelType w:val="multilevel"/>
    <w:tmpl w:val="25C6761A"/>
    <w:lvl w:ilvl="0">
      <w:start w:val="1"/>
      <w:numFmt w:val="decimal"/>
      <w:lvlText w:val="%1."/>
      <w:lvlJc w:val="left"/>
      <w:pPr>
        <w:ind w:left="720" w:hanging="360"/>
      </w:pPr>
      <w:rPr>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40589493">
    <w:abstractNumId w:val="12"/>
  </w:num>
  <w:num w:numId="2" w16cid:durableId="1275484364">
    <w:abstractNumId w:val="9"/>
  </w:num>
  <w:num w:numId="3" w16cid:durableId="449982349">
    <w:abstractNumId w:val="5"/>
  </w:num>
  <w:num w:numId="4" w16cid:durableId="292907621">
    <w:abstractNumId w:val="10"/>
  </w:num>
  <w:num w:numId="5" w16cid:durableId="1007369294">
    <w:abstractNumId w:val="7"/>
  </w:num>
  <w:num w:numId="6" w16cid:durableId="959648406">
    <w:abstractNumId w:val="8"/>
  </w:num>
  <w:num w:numId="7" w16cid:durableId="1826626843">
    <w:abstractNumId w:val="3"/>
  </w:num>
  <w:num w:numId="8" w16cid:durableId="973291098">
    <w:abstractNumId w:val="2"/>
  </w:num>
  <w:num w:numId="9" w16cid:durableId="543715249">
    <w:abstractNumId w:val="0"/>
  </w:num>
  <w:num w:numId="10" w16cid:durableId="1586765395">
    <w:abstractNumId w:val="1"/>
  </w:num>
  <w:num w:numId="11" w16cid:durableId="1560897575">
    <w:abstractNumId w:val="4"/>
  </w:num>
  <w:num w:numId="12" w16cid:durableId="314994424">
    <w:abstractNumId w:val="11"/>
  </w:num>
  <w:num w:numId="13" w16cid:durableId="118220850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ulie Radomski">
    <w15:presenceInfo w15:providerId="Windows Live" w15:userId="301f087845779f28"/>
  </w15:person>
  <w15:person w15:author="Cavero Sanchez, Cecilia">
    <w15:presenceInfo w15:providerId="AD" w15:userId="S::cjc7472@psu.edu::dc6f36a7-0994-422e-a301-e77969ba31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0DD"/>
    <w:rsid w:val="00010CAC"/>
    <w:rsid w:val="00010EA8"/>
    <w:rsid w:val="0004353B"/>
    <w:rsid w:val="000A7D7C"/>
    <w:rsid w:val="000E60D2"/>
    <w:rsid w:val="000E75B1"/>
    <w:rsid w:val="00164738"/>
    <w:rsid w:val="00194350"/>
    <w:rsid w:val="001D191D"/>
    <w:rsid w:val="001F1A3A"/>
    <w:rsid w:val="002411F5"/>
    <w:rsid w:val="002451A7"/>
    <w:rsid w:val="002B782B"/>
    <w:rsid w:val="002C6B45"/>
    <w:rsid w:val="002E313D"/>
    <w:rsid w:val="00321B5F"/>
    <w:rsid w:val="0032709B"/>
    <w:rsid w:val="00343F94"/>
    <w:rsid w:val="0036594F"/>
    <w:rsid w:val="003D2CB8"/>
    <w:rsid w:val="003E11B6"/>
    <w:rsid w:val="004163AA"/>
    <w:rsid w:val="0047245F"/>
    <w:rsid w:val="004F52C4"/>
    <w:rsid w:val="00516984"/>
    <w:rsid w:val="00533D2C"/>
    <w:rsid w:val="00554DF8"/>
    <w:rsid w:val="00565F3A"/>
    <w:rsid w:val="00587647"/>
    <w:rsid w:val="005967F4"/>
    <w:rsid w:val="005F590D"/>
    <w:rsid w:val="00617211"/>
    <w:rsid w:val="00620200"/>
    <w:rsid w:val="00644BFC"/>
    <w:rsid w:val="006724B2"/>
    <w:rsid w:val="00697EEC"/>
    <w:rsid w:val="006D7402"/>
    <w:rsid w:val="00702D7A"/>
    <w:rsid w:val="0072408D"/>
    <w:rsid w:val="00773324"/>
    <w:rsid w:val="007D0464"/>
    <w:rsid w:val="007D10DD"/>
    <w:rsid w:val="007D49C5"/>
    <w:rsid w:val="007D7B41"/>
    <w:rsid w:val="00801D97"/>
    <w:rsid w:val="008239EF"/>
    <w:rsid w:val="00831AF8"/>
    <w:rsid w:val="008A446C"/>
    <w:rsid w:val="008C5326"/>
    <w:rsid w:val="008F6603"/>
    <w:rsid w:val="00967D99"/>
    <w:rsid w:val="009B7CF3"/>
    <w:rsid w:val="009C551D"/>
    <w:rsid w:val="009D44F4"/>
    <w:rsid w:val="00A23DD3"/>
    <w:rsid w:val="00A27088"/>
    <w:rsid w:val="00A34C7D"/>
    <w:rsid w:val="00A72FAC"/>
    <w:rsid w:val="00AB30D0"/>
    <w:rsid w:val="00AC074A"/>
    <w:rsid w:val="00B42B58"/>
    <w:rsid w:val="00B678F2"/>
    <w:rsid w:val="00B86BF5"/>
    <w:rsid w:val="00C05567"/>
    <w:rsid w:val="00C333E9"/>
    <w:rsid w:val="00C34CFD"/>
    <w:rsid w:val="00CB448E"/>
    <w:rsid w:val="00CB45C5"/>
    <w:rsid w:val="00D10BB5"/>
    <w:rsid w:val="00D627B8"/>
    <w:rsid w:val="00D74C3B"/>
    <w:rsid w:val="00D8267D"/>
    <w:rsid w:val="00DB4FFB"/>
    <w:rsid w:val="00E15E8E"/>
    <w:rsid w:val="00E42C6B"/>
    <w:rsid w:val="00E749EE"/>
    <w:rsid w:val="00EB72A1"/>
    <w:rsid w:val="00F1388C"/>
    <w:rsid w:val="00F256FA"/>
    <w:rsid w:val="00FE6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A0444"/>
  <w15:docId w15:val="{79BC4A93-FFBC-4A31-9EFC-411B7F48A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Garamond" w:hAnsi="Garamond" w:cs="Garamond"/>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A1C"/>
    <w:rPr>
      <w:rFonts w:eastAsia="Times New Roman" w:cs="Times New Roman"/>
      <w:lang w:val="en"/>
    </w:rPr>
  </w:style>
  <w:style w:type="paragraph" w:styleId="Heading1">
    <w:name w:val="heading 1"/>
    <w:basedOn w:val="Normal"/>
    <w:next w:val="Normal"/>
    <w:link w:val="Heading1Char"/>
    <w:uiPriority w:val="9"/>
    <w:qFormat/>
    <w:rsid w:val="002F6D81"/>
    <w:pPr>
      <w:keepNext/>
      <w:keepLines/>
      <w:spacing w:before="240" w:after="240"/>
      <w:outlineLvl w:val="0"/>
    </w:pPr>
    <w:rPr>
      <w:rFonts w:ascii="Calibri Light" w:hAnsi="Calibri Light"/>
      <w:sz w:val="32"/>
      <w:szCs w:val="40"/>
    </w:rPr>
  </w:style>
  <w:style w:type="paragraph" w:styleId="Heading2">
    <w:name w:val="heading 2"/>
    <w:basedOn w:val="Normal"/>
    <w:next w:val="Normal"/>
    <w:link w:val="Heading2Char"/>
    <w:uiPriority w:val="9"/>
    <w:unhideWhenUsed/>
    <w:qFormat/>
    <w:rsid w:val="00AC074A"/>
    <w:pPr>
      <w:outlineLvl w:val="1"/>
    </w:pPr>
    <w:rPr>
      <w:b/>
    </w:rPr>
  </w:style>
  <w:style w:type="paragraph" w:styleId="Heading3">
    <w:name w:val="heading 3"/>
    <w:basedOn w:val="Normal"/>
    <w:next w:val="Normal"/>
    <w:link w:val="Heading3Char"/>
    <w:uiPriority w:val="9"/>
    <w:semiHidden/>
    <w:unhideWhenUsed/>
    <w:qFormat/>
    <w:rsid w:val="002F6D81"/>
    <w:pPr>
      <w:keepNext/>
      <w:keepLines/>
      <w:spacing w:before="240" w:after="120"/>
      <w:outlineLvl w:val="2"/>
    </w:pPr>
    <w:rPr>
      <w:rFonts w:ascii="Calibri Light" w:hAnsi="Calibri Light"/>
      <w:i/>
      <w:color w:val="434343"/>
      <w:szCs w:val="28"/>
    </w:rPr>
  </w:style>
  <w:style w:type="paragraph" w:styleId="Heading4">
    <w:name w:val="heading 4"/>
    <w:basedOn w:val="Normal"/>
    <w:next w:val="Normal"/>
    <w:link w:val="Heading4Char"/>
    <w:uiPriority w:val="9"/>
    <w:semiHidden/>
    <w:unhideWhenUsed/>
    <w:qFormat/>
    <w:rsid w:val="002F6D81"/>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2F6D81"/>
    <w:pPr>
      <w:keepNext/>
      <w:keepLines/>
      <w:spacing w:before="240" w:after="80"/>
      <w:outlineLvl w:val="4"/>
    </w:pPr>
    <w:rPr>
      <w:color w:val="666666"/>
      <w:sz w:val="22"/>
      <w:szCs w:val="22"/>
    </w:rPr>
  </w:style>
  <w:style w:type="paragraph" w:styleId="Heading6">
    <w:name w:val="heading 6"/>
    <w:basedOn w:val="Normal"/>
    <w:next w:val="Normal"/>
    <w:link w:val="Heading6Char"/>
    <w:uiPriority w:val="9"/>
    <w:semiHidden/>
    <w:unhideWhenUsed/>
    <w:qFormat/>
    <w:rsid w:val="002F6D81"/>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F6D81"/>
    <w:pPr>
      <w:keepNext/>
      <w:keepLines/>
      <w:spacing w:after="60"/>
      <w:jc w:val="center"/>
    </w:pPr>
    <w:rPr>
      <w:rFonts w:ascii="Calibri Light" w:hAnsi="Calibri Light"/>
      <w:sz w:val="40"/>
      <w:szCs w:val="52"/>
    </w:rPr>
  </w:style>
  <w:style w:type="character" w:customStyle="1" w:styleId="Heading1Char">
    <w:name w:val="Heading 1 Char"/>
    <w:basedOn w:val="DefaultParagraphFont"/>
    <w:link w:val="Heading1"/>
    <w:uiPriority w:val="9"/>
    <w:rsid w:val="002F6D81"/>
    <w:rPr>
      <w:rFonts w:ascii="Calibri Light" w:eastAsia="Times New Roman" w:hAnsi="Calibri Light" w:cs="Times New Roman"/>
      <w:sz w:val="32"/>
      <w:szCs w:val="40"/>
      <w:lang w:val="en"/>
    </w:rPr>
  </w:style>
  <w:style w:type="character" w:customStyle="1" w:styleId="Heading2Char">
    <w:name w:val="Heading 2 Char"/>
    <w:basedOn w:val="DefaultParagraphFont"/>
    <w:link w:val="Heading2"/>
    <w:uiPriority w:val="9"/>
    <w:rsid w:val="00AC074A"/>
    <w:rPr>
      <w:rFonts w:eastAsia="Times New Roman" w:cs="Times New Roman"/>
      <w:b/>
      <w:lang w:val="en"/>
    </w:rPr>
  </w:style>
  <w:style w:type="character" w:customStyle="1" w:styleId="Heading3Char">
    <w:name w:val="Heading 3 Char"/>
    <w:basedOn w:val="DefaultParagraphFont"/>
    <w:link w:val="Heading3"/>
    <w:uiPriority w:val="9"/>
    <w:rsid w:val="002F6D81"/>
    <w:rPr>
      <w:rFonts w:ascii="Calibri Light" w:eastAsia="Times New Roman" w:hAnsi="Calibri Light" w:cs="Times New Roman"/>
      <w:i/>
      <w:color w:val="434343"/>
      <w:sz w:val="24"/>
      <w:szCs w:val="28"/>
      <w:lang w:val="en"/>
    </w:rPr>
  </w:style>
  <w:style w:type="character" w:customStyle="1" w:styleId="Heading4Char">
    <w:name w:val="Heading 4 Char"/>
    <w:basedOn w:val="DefaultParagraphFont"/>
    <w:link w:val="Heading4"/>
    <w:uiPriority w:val="9"/>
    <w:semiHidden/>
    <w:rsid w:val="002F6D81"/>
    <w:rPr>
      <w:rFonts w:ascii="Times New Roman" w:eastAsia="Times New Roman" w:hAnsi="Times New Roman" w:cs="Times New Roman"/>
      <w:color w:val="666666"/>
      <w:sz w:val="24"/>
      <w:szCs w:val="24"/>
      <w:lang w:val="en"/>
    </w:rPr>
  </w:style>
  <w:style w:type="character" w:customStyle="1" w:styleId="Heading5Char">
    <w:name w:val="Heading 5 Char"/>
    <w:basedOn w:val="DefaultParagraphFont"/>
    <w:link w:val="Heading5"/>
    <w:uiPriority w:val="9"/>
    <w:semiHidden/>
    <w:rsid w:val="002F6D81"/>
    <w:rPr>
      <w:rFonts w:ascii="Times New Roman" w:eastAsia="Times New Roman" w:hAnsi="Times New Roman" w:cs="Times New Roman"/>
      <w:color w:val="666666"/>
      <w:lang w:val="en"/>
    </w:rPr>
  </w:style>
  <w:style w:type="character" w:customStyle="1" w:styleId="Heading6Char">
    <w:name w:val="Heading 6 Char"/>
    <w:basedOn w:val="DefaultParagraphFont"/>
    <w:link w:val="Heading6"/>
    <w:uiPriority w:val="9"/>
    <w:semiHidden/>
    <w:rsid w:val="002F6D81"/>
    <w:rPr>
      <w:rFonts w:ascii="Times New Roman" w:eastAsia="Times New Roman" w:hAnsi="Times New Roman" w:cs="Times New Roman"/>
      <w:i/>
      <w:color w:val="666666"/>
      <w:lang w:val="en"/>
    </w:rPr>
  </w:style>
  <w:style w:type="character" w:customStyle="1" w:styleId="TitleChar">
    <w:name w:val="Title Char"/>
    <w:basedOn w:val="DefaultParagraphFont"/>
    <w:link w:val="Title"/>
    <w:uiPriority w:val="10"/>
    <w:rsid w:val="002F6D81"/>
    <w:rPr>
      <w:rFonts w:ascii="Calibri Light" w:eastAsia="Times New Roman" w:hAnsi="Calibri Light" w:cs="Times New Roman"/>
      <w:sz w:val="40"/>
      <w:szCs w:val="52"/>
      <w:lang w:val="en"/>
    </w:rPr>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2F6D81"/>
    <w:rPr>
      <w:rFonts w:ascii="Arial" w:eastAsia="Arial" w:hAnsi="Arial" w:cs="Arial"/>
      <w:color w:val="666666"/>
      <w:sz w:val="30"/>
      <w:szCs w:val="30"/>
      <w:lang w:val="en"/>
    </w:rPr>
  </w:style>
  <w:style w:type="character" w:customStyle="1" w:styleId="HeaderChar">
    <w:name w:val="Header Char"/>
    <w:basedOn w:val="DefaultParagraphFont"/>
    <w:link w:val="Header"/>
    <w:uiPriority w:val="99"/>
    <w:rsid w:val="002F6D81"/>
    <w:rPr>
      <w:rFonts w:ascii="Times New Roman" w:eastAsia="Times New Roman" w:hAnsi="Times New Roman" w:cs="Times New Roman"/>
      <w:sz w:val="24"/>
      <w:szCs w:val="24"/>
      <w:lang w:val="en"/>
    </w:rPr>
  </w:style>
  <w:style w:type="paragraph" w:styleId="Header">
    <w:name w:val="header"/>
    <w:basedOn w:val="Normal"/>
    <w:link w:val="HeaderChar"/>
    <w:uiPriority w:val="99"/>
    <w:unhideWhenUsed/>
    <w:rsid w:val="002F6D81"/>
    <w:pPr>
      <w:tabs>
        <w:tab w:val="center" w:pos="4680"/>
        <w:tab w:val="right" w:pos="9360"/>
      </w:tabs>
    </w:pPr>
  </w:style>
  <w:style w:type="character" w:customStyle="1" w:styleId="HeaderChar1">
    <w:name w:val="Header Char1"/>
    <w:basedOn w:val="DefaultParagraphFont"/>
    <w:uiPriority w:val="99"/>
    <w:semiHidden/>
    <w:rsid w:val="002F6D81"/>
    <w:rPr>
      <w:rFonts w:ascii="Times New Roman" w:eastAsia="Times New Roman" w:hAnsi="Times New Roman" w:cs="Times New Roman"/>
      <w:sz w:val="24"/>
      <w:szCs w:val="24"/>
      <w:lang w:val="en"/>
    </w:rPr>
  </w:style>
  <w:style w:type="character" w:customStyle="1" w:styleId="FooterChar">
    <w:name w:val="Footer Char"/>
    <w:basedOn w:val="DefaultParagraphFont"/>
    <w:link w:val="Footer"/>
    <w:uiPriority w:val="99"/>
    <w:rsid w:val="002F6D81"/>
    <w:rPr>
      <w:rFonts w:ascii="Times New Roman" w:eastAsia="Times New Roman" w:hAnsi="Times New Roman" w:cs="Times New Roman"/>
      <w:sz w:val="24"/>
      <w:szCs w:val="24"/>
      <w:lang w:val="en"/>
    </w:rPr>
  </w:style>
  <w:style w:type="paragraph" w:styleId="Footer">
    <w:name w:val="footer"/>
    <w:basedOn w:val="Normal"/>
    <w:link w:val="FooterChar"/>
    <w:uiPriority w:val="99"/>
    <w:unhideWhenUsed/>
    <w:rsid w:val="002F6D81"/>
    <w:pPr>
      <w:tabs>
        <w:tab w:val="center" w:pos="4680"/>
        <w:tab w:val="right" w:pos="9360"/>
      </w:tabs>
    </w:pPr>
  </w:style>
  <w:style w:type="character" w:customStyle="1" w:styleId="FooterChar1">
    <w:name w:val="Footer Char1"/>
    <w:basedOn w:val="DefaultParagraphFont"/>
    <w:uiPriority w:val="99"/>
    <w:semiHidden/>
    <w:rsid w:val="002F6D81"/>
    <w:rPr>
      <w:rFonts w:ascii="Times New Roman" w:eastAsia="Times New Roman" w:hAnsi="Times New Roman" w:cs="Times New Roman"/>
      <w:sz w:val="24"/>
      <w:szCs w:val="24"/>
      <w:lang w:val="en"/>
    </w:rPr>
  </w:style>
  <w:style w:type="character" w:styleId="Hyperlink">
    <w:name w:val="Hyperlink"/>
    <w:basedOn w:val="DefaultParagraphFont"/>
    <w:uiPriority w:val="99"/>
    <w:unhideWhenUsed/>
    <w:rsid w:val="002F6D81"/>
    <w:rPr>
      <w:color w:val="0563C1" w:themeColor="hyperlink"/>
      <w:u w:val="single"/>
    </w:rPr>
  </w:style>
  <w:style w:type="character" w:customStyle="1" w:styleId="BalloonTextChar">
    <w:name w:val="Balloon Text Char"/>
    <w:basedOn w:val="DefaultParagraphFont"/>
    <w:link w:val="BalloonText"/>
    <w:uiPriority w:val="99"/>
    <w:semiHidden/>
    <w:rsid w:val="002F6D81"/>
    <w:rPr>
      <w:rFonts w:ascii="Times New Roman" w:eastAsia="Times New Roman" w:hAnsi="Times New Roman" w:cs="Times New Roman"/>
      <w:sz w:val="18"/>
      <w:szCs w:val="18"/>
      <w:lang w:val="en"/>
    </w:rPr>
  </w:style>
  <w:style w:type="paragraph" w:styleId="BalloonText">
    <w:name w:val="Balloon Text"/>
    <w:basedOn w:val="Normal"/>
    <w:link w:val="BalloonTextChar"/>
    <w:uiPriority w:val="99"/>
    <w:semiHidden/>
    <w:unhideWhenUsed/>
    <w:rsid w:val="002F6D81"/>
    <w:rPr>
      <w:sz w:val="18"/>
      <w:szCs w:val="18"/>
    </w:rPr>
  </w:style>
  <w:style w:type="character" w:customStyle="1" w:styleId="BalloonTextChar1">
    <w:name w:val="Balloon Text Char1"/>
    <w:basedOn w:val="DefaultParagraphFont"/>
    <w:uiPriority w:val="99"/>
    <w:semiHidden/>
    <w:rsid w:val="002F6D81"/>
    <w:rPr>
      <w:rFonts w:ascii="Segoe UI" w:eastAsia="Times New Roman" w:hAnsi="Segoe UI" w:cs="Segoe UI"/>
      <w:sz w:val="18"/>
      <w:szCs w:val="18"/>
      <w:lang w:val="en"/>
    </w:rPr>
  </w:style>
  <w:style w:type="character" w:styleId="CommentReference">
    <w:name w:val="annotation reference"/>
    <w:basedOn w:val="DefaultParagraphFont"/>
    <w:uiPriority w:val="99"/>
    <w:semiHidden/>
    <w:unhideWhenUsed/>
    <w:rsid w:val="002F6D81"/>
    <w:rPr>
      <w:sz w:val="16"/>
      <w:szCs w:val="16"/>
    </w:rPr>
  </w:style>
  <w:style w:type="paragraph" w:styleId="CommentText">
    <w:name w:val="annotation text"/>
    <w:basedOn w:val="Normal"/>
    <w:link w:val="CommentTextChar"/>
    <w:uiPriority w:val="99"/>
    <w:unhideWhenUsed/>
    <w:rsid w:val="002F6D81"/>
    <w:rPr>
      <w:sz w:val="20"/>
      <w:szCs w:val="20"/>
    </w:rPr>
  </w:style>
  <w:style w:type="character" w:customStyle="1" w:styleId="CommentTextChar">
    <w:name w:val="Comment Text Char"/>
    <w:basedOn w:val="DefaultParagraphFont"/>
    <w:link w:val="CommentText"/>
    <w:uiPriority w:val="99"/>
    <w:rsid w:val="002F6D81"/>
    <w:rPr>
      <w:rFonts w:ascii="Times New Roman" w:eastAsia="Times New Roman" w:hAnsi="Times New Roman" w:cs="Times New Roman"/>
      <w:sz w:val="20"/>
      <w:szCs w:val="20"/>
      <w:lang w:val="en"/>
    </w:rPr>
  </w:style>
  <w:style w:type="character" w:customStyle="1" w:styleId="CommentSubjectChar">
    <w:name w:val="Comment Subject Char"/>
    <w:basedOn w:val="CommentTextChar"/>
    <w:link w:val="CommentSubject"/>
    <w:uiPriority w:val="99"/>
    <w:semiHidden/>
    <w:rsid w:val="002F6D81"/>
    <w:rPr>
      <w:rFonts w:ascii="Times New Roman" w:eastAsia="Times New Roman" w:hAnsi="Times New Roman" w:cs="Times New Roman"/>
      <w:b/>
      <w:bCs/>
      <w:sz w:val="20"/>
      <w:szCs w:val="20"/>
      <w:lang w:val="en"/>
    </w:rPr>
  </w:style>
  <w:style w:type="paragraph" w:styleId="CommentSubject">
    <w:name w:val="annotation subject"/>
    <w:basedOn w:val="CommentText"/>
    <w:next w:val="CommentText"/>
    <w:link w:val="CommentSubjectChar"/>
    <w:uiPriority w:val="99"/>
    <w:semiHidden/>
    <w:unhideWhenUsed/>
    <w:rsid w:val="002F6D81"/>
    <w:rPr>
      <w:b/>
      <w:bCs/>
    </w:rPr>
  </w:style>
  <w:style w:type="character" w:customStyle="1" w:styleId="CommentSubjectChar1">
    <w:name w:val="Comment Subject Char1"/>
    <w:basedOn w:val="CommentTextChar"/>
    <w:uiPriority w:val="99"/>
    <w:semiHidden/>
    <w:rsid w:val="002F6D81"/>
    <w:rPr>
      <w:rFonts w:ascii="Times New Roman" w:eastAsia="Times New Roman" w:hAnsi="Times New Roman" w:cs="Times New Roman"/>
      <w:b/>
      <w:bCs/>
      <w:sz w:val="20"/>
      <w:szCs w:val="20"/>
      <w:lang w:val="en"/>
    </w:rPr>
  </w:style>
  <w:style w:type="paragraph" w:styleId="NormalWeb">
    <w:name w:val="Normal (Web)"/>
    <w:basedOn w:val="Normal"/>
    <w:uiPriority w:val="99"/>
    <w:unhideWhenUsed/>
    <w:rsid w:val="002F6D81"/>
    <w:pPr>
      <w:spacing w:before="100" w:beforeAutospacing="1" w:after="100" w:afterAutospacing="1"/>
    </w:pPr>
    <w:rPr>
      <w:lang w:val="en-US"/>
    </w:rPr>
  </w:style>
  <w:style w:type="paragraph" w:styleId="FootnoteText">
    <w:name w:val="footnote text"/>
    <w:basedOn w:val="Normal"/>
    <w:link w:val="FootnoteTextChar"/>
    <w:uiPriority w:val="99"/>
    <w:semiHidden/>
    <w:unhideWhenUsed/>
    <w:rsid w:val="002F6D81"/>
    <w:rPr>
      <w:sz w:val="20"/>
      <w:szCs w:val="20"/>
    </w:rPr>
  </w:style>
  <w:style w:type="character" w:customStyle="1" w:styleId="FootnoteTextChar">
    <w:name w:val="Footnote Text Char"/>
    <w:basedOn w:val="DefaultParagraphFont"/>
    <w:link w:val="FootnoteText"/>
    <w:uiPriority w:val="99"/>
    <w:semiHidden/>
    <w:rsid w:val="002F6D81"/>
    <w:rPr>
      <w:rFonts w:ascii="Times New Roman" w:eastAsia="Times New Roman" w:hAnsi="Times New Roman" w:cs="Times New Roman"/>
      <w:sz w:val="20"/>
      <w:szCs w:val="20"/>
      <w:lang w:val="en"/>
    </w:rPr>
  </w:style>
  <w:style w:type="character" w:styleId="FootnoteReference">
    <w:name w:val="footnote reference"/>
    <w:basedOn w:val="DefaultParagraphFont"/>
    <w:uiPriority w:val="99"/>
    <w:semiHidden/>
    <w:unhideWhenUsed/>
    <w:rsid w:val="002F6D81"/>
    <w:rPr>
      <w:vertAlign w:val="superscript"/>
    </w:rPr>
  </w:style>
  <w:style w:type="paragraph" w:styleId="ListParagraph">
    <w:name w:val="List Paragraph"/>
    <w:basedOn w:val="Normal"/>
    <w:uiPriority w:val="34"/>
    <w:qFormat/>
    <w:rsid w:val="002F6D81"/>
    <w:pPr>
      <w:ind w:left="720"/>
      <w:contextualSpacing/>
    </w:pPr>
  </w:style>
  <w:style w:type="table" w:styleId="TableGrid">
    <w:name w:val="Table Grid"/>
    <w:basedOn w:val="TableNormal"/>
    <w:uiPriority w:val="39"/>
    <w:rsid w:val="002F6D8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F6D81"/>
    <w:pPr>
      <w:spacing w:after="200"/>
    </w:pPr>
    <w:rPr>
      <w:rFonts w:eastAsiaTheme="minorHAnsi" w:cstheme="minorBidi"/>
      <w:i/>
      <w:iCs/>
      <w:color w:val="44546A" w:themeColor="text2"/>
      <w:sz w:val="18"/>
      <w:szCs w:val="18"/>
      <w:lang w:val="en-US"/>
    </w:rPr>
  </w:style>
  <w:style w:type="paragraph" w:styleId="NoSpacing">
    <w:name w:val="No Spacing"/>
    <w:uiPriority w:val="1"/>
    <w:qFormat/>
    <w:rsid w:val="002F6D81"/>
    <w:rPr>
      <w:rFonts w:ascii="Times New Roman" w:eastAsia="Times New Roman" w:hAnsi="Times New Roman" w:cs="Times New Roman"/>
      <w:lang w:val="en"/>
    </w:rPr>
  </w:style>
  <w:style w:type="character" w:customStyle="1" w:styleId="apple-tab-span">
    <w:name w:val="apple-tab-span"/>
    <w:basedOn w:val="DefaultParagraphFont"/>
    <w:rsid w:val="002F6D81"/>
  </w:style>
  <w:style w:type="paragraph" w:styleId="TOCHeading">
    <w:name w:val="TOC Heading"/>
    <w:basedOn w:val="Heading1"/>
    <w:next w:val="Normal"/>
    <w:uiPriority w:val="39"/>
    <w:unhideWhenUsed/>
    <w:qFormat/>
    <w:rsid w:val="002F6D81"/>
    <w:pPr>
      <w:spacing w:after="0" w:line="259" w:lineRule="auto"/>
      <w:outlineLvl w:val="9"/>
    </w:pPr>
    <w:rPr>
      <w:rFonts w:asciiTheme="majorHAnsi" w:eastAsiaTheme="majorEastAsia" w:hAnsiTheme="majorHAnsi" w:cstheme="majorBidi"/>
      <w:color w:val="2F5496" w:themeColor="accent1" w:themeShade="BF"/>
      <w:szCs w:val="32"/>
      <w:lang w:val="en-US"/>
    </w:rPr>
  </w:style>
  <w:style w:type="paragraph" w:styleId="TOC1">
    <w:name w:val="toc 1"/>
    <w:basedOn w:val="Normal"/>
    <w:next w:val="Normal"/>
    <w:autoRedefine/>
    <w:uiPriority w:val="39"/>
    <w:unhideWhenUsed/>
    <w:rsid w:val="005A4933"/>
    <w:pPr>
      <w:tabs>
        <w:tab w:val="right" w:leader="dot" w:pos="9350"/>
      </w:tabs>
      <w:spacing w:after="100"/>
    </w:pPr>
  </w:style>
  <w:style w:type="paragraph" w:styleId="TOC2">
    <w:name w:val="toc 2"/>
    <w:basedOn w:val="Normal"/>
    <w:next w:val="Normal"/>
    <w:autoRedefine/>
    <w:uiPriority w:val="39"/>
    <w:unhideWhenUsed/>
    <w:rsid w:val="00706B6C"/>
    <w:pPr>
      <w:tabs>
        <w:tab w:val="right" w:leader="dot" w:pos="9350"/>
      </w:tabs>
      <w:spacing w:after="100"/>
      <w:ind w:left="240"/>
    </w:pPr>
  </w:style>
  <w:style w:type="paragraph" w:styleId="TOC3">
    <w:name w:val="toc 3"/>
    <w:basedOn w:val="Normal"/>
    <w:next w:val="Normal"/>
    <w:autoRedefine/>
    <w:uiPriority w:val="39"/>
    <w:unhideWhenUsed/>
    <w:rsid w:val="00B05F06"/>
    <w:pPr>
      <w:tabs>
        <w:tab w:val="right" w:leader="dot" w:pos="9350"/>
      </w:tabs>
      <w:spacing w:after="100"/>
      <w:ind w:left="480"/>
    </w:pPr>
  </w:style>
  <w:style w:type="paragraph" w:styleId="Revision">
    <w:name w:val="Revision"/>
    <w:hidden/>
    <w:uiPriority w:val="99"/>
    <w:semiHidden/>
    <w:rsid w:val="002F6D81"/>
    <w:rPr>
      <w:rFonts w:ascii="Times New Roman" w:eastAsia="Times New Roman" w:hAnsi="Times New Roman" w:cs="Times New Roman"/>
      <w:lang w:val="en"/>
    </w:rPr>
  </w:style>
  <w:style w:type="character" w:styleId="UnresolvedMention">
    <w:name w:val="Unresolved Mention"/>
    <w:basedOn w:val="DefaultParagraphFont"/>
    <w:uiPriority w:val="99"/>
    <w:semiHidden/>
    <w:unhideWhenUsed/>
    <w:rsid w:val="002F6D81"/>
    <w:rPr>
      <w:color w:val="605E5C"/>
      <w:shd w:val="clear" w:color="auto" w:fill="E1DFDD"/>
    </w:rPr>
  </w:style>
  <w:style w:type="paragraph" w:customStyle="1" w:styleId="msonormal0">
    <w:name w:val="msonormal"/>
    <w:basedOn w:val="Normal"/>
    <w:rsid w:val="002F6D81"/>
    <w:pPr>
      <w:spacing w:before="100" w:beforeAutospacing="1" w:after="100" w:afterAutospacing="1"/>
    </w:pPr>
    <w:rPr>
      <w:lang w:val="en-US"/>
    </w:rPr>
  </w:style>
  <w:style w:type="character" w:styleId="FollowedHyperlink">
    <w:name w:val="FollowedHyperlink"/>
    <w:basedOn w:val="DefaultParagraphFont"/>
    <w:uiPriority w:val="99"/>
    <w:semiHidden/>
    <w:unhideWhenUsed/>
    <w:rsid w:val="002F6D81"/>
    <w:rPr>
      <w:color w:val="800080"/>
      <w:u w:val="single"/>
    </w:rPr>
  </w:style>
  <w:style w:type="character" w:styleId="PageNumber">
    <w:name w:val="page number"/>
    <w:basedOn w:val="DefaultParagraphFont"/>
    <w:uiPriority w:val="99"/>
    <w:semiHidden/>
    <w:unhideWhenUsed/>
    <w:rsid w:val="002F6D81"/>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informacolombia.com/directorio-empresas" TargetMode="External"/><Relationship Id="rId18" Type="http://schemas.openxmlformats.org/officeDocument/2006/relationships/footer" Target="footer1.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1.png"/><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empresite.eleconomistaamerica.co/"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8" Type="http://schemas.openxmlformats.org/officeDocument/2006/relationships/hyperlink" Target="https://datastore.codeforiati.org" TargetMode="External"/><Relationship Id="rId13" Type="http://schemas.openxmlformats.org/officeDocument/2006/relationships/hyperlink" Target="https://iatistandard.org/en/iati-standard/203/codelists/organisationrole/" TargetMode="External"/><Relationship Id="rId3" Type="http://schemas.openxmlformats.org/officeDocument/2006/relationships/hyperlink" Target="https://www.un.int/sites/www.un.int/files/Permanent%20Missions/18-00159_un_system_chart_11x17_4c_sp_web_0.pdf" TargetMode="External"/><Relationship Id="rId7" Type="http://schemas.openxmlformats.org/officeDocument/2006/relationships/hyperlink" Target="https://www.publishwhatyoufund.org/2022/08/a-methodology-for-merging-iati-and-crs-data/" TargetMode="External"/><Relationship Id="rId12" Type="http://schemas.openxmlformats.org/officeDocument/2006/relationships/hyperlink" Target="https://iatistandard.org/en/iati-standard/203/codelists/organisationrole/" TargetMode="External"/><Relationship Id="rId2" Type="http://schemas.openxmlformats.org/officeDocument/2006/relationships/hyperlink" Target="https://www.un.int/sites/www.un.int/files/Permanent%20Missions/18-00159_un_system_chart_11x17_4c_fr_web.pdf" TargetMode="External"/><Relationship Id="rId1" Type="http://schemas.openxmlformats.org/officeDocument/2006/relationships/hyperlink" Target="https://www.un.int/sites/www.un.int/files/Permanent%20Missions/18-00159e_un_system_chart_17x11_4c_en_web_0.pdf" TargetMode="External"/><Relationship Id="rId6" Type="http://schemas.openxmlformats.org/officeDocument/2006/relationships/hyperlink" Target="https://www.publishwhatyoufund.org/2022/08/a-methodology-for-merging-iati-and-crs-data/" TargetMode="External"/><Relationship Id="rId11" Type="http://schemas.openxmlformats.org/officeDocument/2006/relationships/hyperlink" Target="https://iatiregistry.org/publisher/unocha/" TargetMode="External"/><Relationship Id="rId5" Type="http://schemas.openxmlformats.org/officeDocument/2006/relationships/hyperlink" Target="https://iatistandard.org/en/news/new-papers-on-iati-and-the-crs-and-aaa/" TargetMode="External"/><Relationship Id="rId15" Type="http://schemas.openxmlformats.org/officeDocument/2006/relationships/hyperlink" Target="https://iatistandard.org/en/iati-standard/203/activity-standard/iati-activities/iati-activity/budget/" TargetMode="External"/><Relationship Id="rId10" Type="http://schemas.openxmlformats.org/officeDocument/2006/relationships/hyperlink" Target="https://iatiregistry.org/publisher/" TargetMode="External"/><Relationship Id="rId4" Type="http://schemas.openxmlformats.org/officeDocument/2006/relationships/hyperlink" Target="https://correlatesofwar.org/data-sets/IGOs/" TargetMode="External"/><Relationship Id="rId9" Type="http://schemas.openxmlformats.org/officeDocument/2006/relationships/hyperlink" Target="https://www.oecd.org/development/financing-sustainable-development/development-finance-standards/dacandcrscodelists.htm" TargetMode="External"/><Relationship Id="rId14" Type="http://schemas.openxmlformats.org/officeDocument/2006/relationships/hyperlink" Target="https://iatistandard.org/en/iati-standard/203/codelists/budgetsta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Nkd3PRD4Yrj7NH7lQ/Z/fcR5yQ==">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</go:docsCustomData>
</go:gDocsCustomXmlDataStorage>
</file>

<file path=customXml/itemProps1.xml><?xml version="1.0" encoding="utf-8"?>
<ds:datastoreItem xmlns:ds="http://schemas.openxmlformats.org/officeDocument/2006/customXml" ds:itemID="{294A6625-A459-4CB5-AE8A-81CA449C86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41</TotalTime>
  <Pages>32</Pages>
  <Words>8837</Words>
  <Characters>50374</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Hatem Zayed</dc:creator>
  <cp:lastModifiedBy>Cavero Sanchez, Cecilia</cp:lastModifiedBy>
  <cp:revision>15</cp:revision>
  <dcterms:created xsi:type="dcterms:W3CDTF">2024-09-18T11:21:00Z</dcterms:created>
  <dcterms:modified xsi:type="dcterms:W3CDTF">2024-09-18T12:02:00Z</dcterms:modified>
</cp:coreProperties>
</file>