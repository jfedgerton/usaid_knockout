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D0961" w:rsidRDefault="00830C21">
      <w:pPr>
        <w:pStyle w:val="Title"/>
        <w:spacing w:before="0"/>
        <w:rPr>
          <w:sz w:val="48"/>
          <w:szCs w:val="48"/>
        </w:rPr>
      </w:pPr>
      <w:bookmarkStart w:id="0" w:name="_heading=h.30j0zll" w:colFirst="0" w:colLast="0"/>
      <w:bookmarkStart w:id="1" w:name="_heading=h.gjdgxs" w:colFirst="0" w:colLast="0"/>
      <w:bookmarkEnd w:id="0"/>
      <w:bookmarkEnd w:id="1"/>
      <w:r>
        <w:rPr>
          <w:sz w:val="48"/>
          <w:szCs w:val="48"/>
        </w:rPr>
        <w:t>Annex 2: Step-by-Step Instructions for Coding the Organization List</w:t>
      </w:r>
    </w:p>
    <w:p w14:paraId="0000006A" w14:textId="7DABBD8C" w:rsidR="002D0961" w:rsidRDefault="002D0961" w:rsidP="00411436">
      <w:pPr>
        <w:rPr>
          <w:b/>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D0961" w:rsidRPr="00672E9F" w14:paraId="5DC88826" w14:textId="77777777">
        <w:tc>
          <w:tcPr>
            <w:tcW w:w="9360" w:type="dxa"/>
            <w:shd w:val="clear" w:color="auto" w:fill="auto"/>
            <w:tcMar>
              <w:top w:w="100" w:type="dxa"/>
              <w:left w:w="100" w:type="dxa"/>
              <w:bottom w:w="100" w:type="dxa"/>
              <w:right w:w="100" w:type="dxa"/>
            </w:tcMar>
          </w:tcPr>
          <w:p w14:paraId="0000006B" w14:textId="77777777" w:rsidR="002D0961" w:rsidRDefault="00830C21">
            <w:pPr>
              <w:pStyle w:val="Heading4"/>
              <w:widowControl w:val="0"/>
              <w:rPr>
                <w:sz w:val="28"/>
                <w:szCs w:val="28"/>
              </w:rPr>
            </w:pPr>
            <w:bookmarkStart w:id="2" w:name="_heading=h.o5nws59co4ny" w:colFirst="0" w:colLast="0"/>
            <w:bookmarkEnd w:id="2"/>
            <w:r>
              <w:rPr>
                <w:sz w:val="28"/>
                <w:szCs w:val="28"/>
              </w:rPr>
              <w:lastRenderedPageBreak/>
              <w:t>Box 1: Org Type Definitions</w:t>
            </w:r>
          </w:p>
          <w:p w14:paraId="0000006C" w14:textId="77777777" w:rsidR="002D0961" w:rsidRDefault="002D0961">
            <w:pPr>
              <w:widowControl w:val="0"/>
              <w:rPr>
                <w:b/>
              </w:rPr>
            </w:pPr>
          </w:p>
          <w:p w14:paraId="0000006D" w14:textId="77777777" w:rsidR="002D0961" w:rsidRDefault="00830C21">
            <w:pPr>
              <w:rPr>
                <w:i/>
              </w:rPr>
            </w:pPr>
            <w:r>
              <w:rPr>
                <w:i/>
              </w:rPr>
              <w:t xml:space="preserve">See Boxes 1 and 2 for visual illustrations of the org </w:t>
            </w:r>
            <w:proofErr w:type="gramStart"/>
            <w:r>
              <w:rPr>
                <w:i/>
              </w:rPr>
              <w:t>types</w:t>
            </w:r>
            <w:proofErr w:type="gramEnd"/>
            <w:r>
              <w:rPr>
                <w:i/>
              </w:rPr>
              <w:t xml:space="preserve"> definitions below.</w:t>
            </w:r>
          </w:p>
          <w:p w14:paraId="0000006E" w14:textId="77777777" w:rsidR="002D0961" w:rsidRDefault="002D0961">
            <w:pPr>
              <w:rPr>
                <w:b/>
              </w:rPr>
            </w:pPr>
          </w:p>
          <w:p w14:paraId="0000006F" w14:textId="730E80B2" w:rsidR="002D0961" w:rsidDel="004425B4" w:rsidRDefault="00830C21">
            <w:pPr>
              <w:rPr>
                <w:del w:id="3" w:author="Cavero Sanchez, Cecilia" w:date="2024-10-23T10:58:00Z" w16du:dateUtc="2024-10-23T14:58:00Z"/>
              </w:rPr>
            </w:pPr>
            <w:r>
              <w:rPr>
                <w:b/>
              </w:rPr>
              <w:t>Intergovernmental organization (IGO)</w:t>
            </w:r>
            <w:r>
              <w:t>: A formal</w:t>
            </w:r>
            <w:r>
              <w:rPr>
                <w:vertAlign w:val="superscript"/>
              </w:rPr>
              <w:footnoteReference w:id="1"/>
            </w:r>
            <w:r>
              <w:t xml:space="preserve"> organization whose members are states, with three or more</w:t>
            </w:r>
            <w:r>
              <w:rPr>
                <w:vertAlign w:val="superscript"/>
              </w:rPr>
              <w:footnoteReference w:id="2"/>
            </w:r>
            <w:r>
              <w:t xml:space="preserve"> member states. Most definitions in the literature also require a permanent secretariat or “other indication of institutionalization” such as headquarters, staff, and budgets (Pevehouse et al. 2004 p. 104; see also Karns et al. 2015, Pevehouse and von </w:t>
            </w:r>
            <w:proofErr w:type="spellStart"/>
            <w:r>
              <w:t>Borzyskowski</w:t>
            </w:r>
            <w:proofErr w:type="spellEnd"/>
            <w:r>
              <w:t xml:space="preserve"> 2017, UIA 2023), though the presence of these indicators is not individually confirmed for all IGOs in the dataset.</w:t>
            </w:r>
            <w:ins w:id="4" w:author="Cavero Sanchez, Cecilia" w:date="2024-12-10T13:32:00Z" w16du:dateUtc="2024-12-10T18:32:00Z">
              <w:r w:rsidR="008E669F">
                <w:t xml:space="preserve"> </w:t>
              </w:r>
            </w:ins>
            <w:ins w:id="5" w:author="Cavero Sanchez, Cecilia" w:date="2024-12-10T13:34:00Z">
              <w:r w:rsidR="008E669F" w:rsidRPr="008E669F">
                <w:t xml:space="preserve">Entities that collaborate with member states are not considered </w:t>
              </w:r>
            </w:ins>
            <w:ins w:id="6" w:author="Cavero Sanchez, Cecilia" w:date="2024-12-10T14:53:00Z" w16du:dateUtc="2024-12-10T19:53:00Z">
              <w:r w:rsidR="007B5DE9">
                <w:t>intergovernmental organizations (IGOs)</w:t>
              </w:r>
            </w:ins>
            <w:ins w:id="7" w:author="Cavero Sanchez, Cecilia" w:date="2024-12-10T13:34:00Z">
              <w:r w:rsidR="008E669F" w:rsidRPr="008E669F">
                <w:t xml:space="preserve"> unless they are formally incorporated into the organizational framework of the intergovernmental body</w:t>
              </w:r>
            </w:ins>
            <w:ins w:id="8" w:author="Cavero Sanchez, Cecilia" w:date="2024-12-10T13:35:00Z" w16du:dateUtc="2024-12-10T18:35:00Z">
              <w:r w:rsidR="008E669F">
                <w:t>.</w:t>
              </w:r>
            </w:ins>
            <w:r w:rsidR="0052056A">
              <w:t xml:space="preserve"> </w:t>
            </w:r>
            <w:del w:id="9" w:author="Cavero Sanchez, Cecilia" w:date="2024-12-10T13:32:00Z" w16du:dateUtc="2024-12-10T18:32:00Z">
              <w:r w:rsidDel="008E669F">
                <w:delText xml:space="preserve"> </w:delText>
              </w:r>
            </w:del>
          </w:p>
          <w:p w14:paraId="0156E3DB" w14:textId="77777777" w:rsidR="00411436" w:rsidDel="004425B4" w:rsidRDefault="00411436">
            <w:pPr>
              <w:rPr>
                <w:del w:id="10" w:author="Cavero Sanchez, Cecilia" w:date="2024-10-23T10:58:00Z" w16du:dateUtc="2024-10-23T14:58:00Z"/>
              </w:rPr>
            </w:pPr>
          </w:p>
          <w:p w14:paraId="1F310A49" w14:textId="6B584887" w:rsidR="003372CA" w:rsidRDefault="003372CA" w:rsidP="003372CA">
            <w:pPr>
              <w:numPr>
                <w:ilvl w:val="0"/>
                <w:numId w:val="14"/>
              </w:numPr>
              <w:spacing w:line="276" w:lineRule="auto"/>
              <w:rPr>
                <w:ins w:id="11" w:author="Cavero Sanchez, Cecilia" w:date="2024-12-10T13:52:00Z" w16du:dateUtc="2024-12-10T18:52:00Z"/>
              </w:rPr>
            </w:pPr>
            <w:commentRangeStart w:id="12"/>
            <w:ins w:id="13" w:author="Cavero Sanchez, Cecilia" w:date="2024-12-10T13:52:00Z" w16du:dateUtc="2024-12-10T18:52:00Z">
              <w:r>
                <w:t>Example of entity we doubted but is finally not considered IGO</w:t>
              </w:r>
              <w:commentRangeEnd w:id="12"/>
              <w:r>
                <w:rPr>
                  <w:rStyle w:val="CommentReference"/>
                </w:rPr>
                <w:commentReference w:id="12"/>
              </w:r>
            </w:ins>
            <w:ins w:id="14" w:author="Cavero Sanchez, Cecilia" w:date="2024-12-10T14:52:00Z" w16du:dateUtc="2024-12-10T19:52:00Z">
              <w:r w:rsidR="007B5DE9">
                <w:t xml:space="preserve"> because it is not a subsidiary of any IGO</w:t>
              </w:r>
            </w:ins>
            <w:ins w:id="15" w:author="Cavero Sanchez, Cecilia" w:date="2024-12-10T13:52:00Z" w16du:dateUtc="2024-12-10T18:52:00Z">
              <w:r>
                <w:t>.</w:t>
              </w:r>
            </w:ins>
          </w:p>
          <w:p w14:paraId="235130BF" w14:textId="34A42AEB" w:rsidR="00411436" w:rsidDel="00411436" w:rsidRDefault="00411436" w:rsidP="003372CA">
            <w:pPr>
              <w:rPr>
                <w:del w:id="16" w:author="Cavero Sanchez, Cecilia" w:date="2024-10-23T10:53:00Z" w16du:dateUtc="2024-10-23T14:53:00Z"/>
              </w:rPr>
            </w:pPr>
          </w:p>
          <w:p w14:paraId="00000070" w14:textId="37B38DE4" w:rsidR="002D0961" w:rsidDel="004425B4" w:rsidRDefault="002D0961">
            <w:pPr>
              <w:rPr>
                <w:del w:id="17" w:author="Cavero Sanchez, Cecilia" w:date="2024-10-23T10:58:00Z" w16du:dateUtc="2024-10-23T14:58:00Z"/>
              </w:rPr>
            </w:pPr>
          </w:p>
          <w:p w14:paraId="00000071" w14:textId="627DE6DA" w:rsidR="002D0961" w:rsidDel="004425B4" w:rsidRDefault="00000000">
            <w:pPr>
              <w:spacing w:line="276" w:lineRule="auto"/>
              <w:rPr>
                <w:del w:id="18" w:author="Cavero Sanchez, Cecilia" w:date="2024-10-23T10:58:00Z" w16du:dateUtc="2024-10-23T14:58:00Z"/>
              </w:rPr>
            </w:pPr>
            <w:customXmlDelRangeStart w:id="19" w:author="Cavero Sanchez, Cecilia" w:date="2024-10-23T10:58:00Z"/>
            <w:sdt>
              <w:sdtPr>
                <w:tag w:val="goog_rdk_18"/>
                <w:id w:val="-759293762"/>
              </w:sdtPr>
              <w:sdtContent>
                <w:customXmlDelRangeEnd w:id="19"/>
                <w:commentRangeStart w:id="20"/>
                <w:customXmlDelRangeStart w:id="21" w:author="Cavero Sanchez, Cecilia" w:date="2024-10-23T10:58:00Z"/>
              </w:sdtContent>
            </w:sdt>
            <w:customXmlDelRangeEnd w:id="21"/>
            <w:customXmlDelRangeStart w:id="22" w:author="Cavero Sanchez, Cecilia" w:date="2024-10-23T10:58:00Z"/>
            <w:sdt>
              <w:sdtPr>
                <w:tag w:val="goog_rdk_19"/>
                <w:id w:val="-1979365905"/>
              </w:sdtPr>
              <w:sdtContent>
                <w:customXmlDelRangeEnd w:id="22"/>
                <w:commentRangeStart w:id="23"/>
                <w:customXmlDelRangeStart w:id="24" w:author="Cavero Sanchez, Cecilia" w:date="2024-10-23T10:58:00Z"/>
              </w:sdtContent>
            </w:sdt>
            <w:customXmlDelRangeEnd w:id="24"/>
            <w:customXmlDelRangeStart w:id="25" w:author="Cavero Sanchez, Cecilia" w:date="2024-10-23T10:58:00Z"/>
            <w:sdt>
              <w:sdtPr>
                <w:tag w:val="goog_rdk_20"/>
                <w:id w:val="941501385"/>
              </w:sdtPr>
              <w:sdtContent>
                <w:customXmlDelRangeEnd w:id="25"/>
                <w:commentRangeStart w:id="26"/>
                <w:customXmlDelRangeStart w:id="27" w:author="Cavero Sanchez, Cecilia" w:date="2024-10-23T10:58:00Z"/>
              </w:sdtContent>
            </w:sdt>
            <w:customXmlDelRangeEnd w:id="27"/>
            <w:del w:id="28" w:author="Cavero Sanchez, Cecilia" w:date="2024-10-23T10:53:00Z" w16du:dateUtc="2024-10-23T14:53:00Z">
              <w:r w:rsidR="00830C21" w:rsidDel="00411436">
                <w:delText xml:space="preserve">We consider funds like MPTF or CBPF to be a type of IGO and list them as IGO-FUND. </w:delText>
              </w:r>
              <w:commentRangeEnd w:id="20"/>
              <w:r w:rsidR="00830C21" w:rsidDel="00411436">
                <w:commentReference w:id="20"/>
              </w:r>
              <w:commentRangeEnd w:id="23"/>
              <w:r w:rsidR="00830C21" w:rsidDel="00411436">
                <w:commentReference w:id="23"/>
              </w:r>
              <w:commentRangeEnd w:id="26"/>
              <w:r w:rsidR="00830C21" w:rsidDel="00411436">
                <w:commentReference w:id="26"/>
              </w:r>
            </w:del>
          </w:p>
          <w:p w14:paraId="00000072" w14:textId="77777777" w:rsidR="002D0961" w:rsidRDefault="002D0961">
            <w:pPr>
              <w:spacing w:line="276" w:lineRule="auto"/>
            </w:pPr>
          </w:p>
          <w:p w14:paraId="00000073" w14:textId="77777777" w:rsidR="002D0961" w:rsidRDefault="00830C21">
            <w:pPr>
              <w:numPr>
                <w:ilvl w:val="0"/>
                <w:numId w:val="14"/>
              </w:numPr>
              <w:spacing w:line="276" w:lineRule="auto"/>
            </w:pPr>
            <w:r>
              <w:t>Examples of IGOs include UN agencies such as the United Nations Development Program (UNDP), multilateral development banks such as the Inter-American Development Bank (IDB) or Asian Development Bank (ADB), and regional organizations such as the African Union (AU).</w:t>
            </w:r>
          </w:p>
          <w:p w14:paraId="00000074" w14:textId="77777777" w:rsidR="002D0961" w:rsidRDefault="002D0961">
            <w:pPr>
              <w:rPr>
                <w:ins w:id="29" w:author="Cavero Sanchez, Cecilia" w:date="2024-10-23T10:58:00Z" w16du:dateUtc="2024-10-23T14:58:00Z"/>
              </w:rPr>
            </w:pPr>
          </w:p>
          <w:p w14:paraId="7317B2AD" w14:textId="77777777" w:rsidR="007B5DE9" w:rsidRDefault="004425B4" w:rsidP="004425B4">
            <w:pPr>
              <w:rPr>
                <w:ins w:id="30" w:author="Cavero Sanchez, Cecilia" w:date="2024-12-10T14:53:00Z" w16du:dateUtc="2024-12-10T19:53:00Z"/>
              </w:rPr>
            </w:pPr>
            <w:ins w:id="31" w:author="Cavero Sanchez, Cecilia" w:date="2024-10-23T10:58:00Z" w16du:dateUtc="2024-10-23T14:58:00Z">
              <w:r w:rsidRPr="004425B4">
                <w:t>We distinguish between IGOs</w:t>
              </w:r>
            </w:ins>
            <w:ins w:id="32" w:author="Cavero Sanchez, Cecilia" w:date="2024-12-10T14:53:00Z" w16du:dateUtc="2024-12-10T19:53:00Z">
              <w:r w:rsidR="007B5DE9">
                <w:t xml:space="preserve"> </w:t>
              </w:r>
            </w:ins>
            <w:ins w:id="33" w:author="Cavero Sanchez, Cecilia" w:date="2024-10-23T10:58:00Z" w16du:dateUtc="2024-10-23T14:58:00Z">
              <w:r w:rsidRPr="004425B4">
                <w:t xml:space="preserve">and IGO Funds (IGO-FUND), which are a subset of IGOs. IGO Funds serve as financial instruments, typically consisting of </w:t>
              </w:r>
              <w:commentRangeStart w:id="34"/>
              <w:r w:rsidRPr="004425B4">
                <w:t>pooled contributions from states</w:t>
              </w:r>
              <w:commentRangeEnd w:id="34"/>
              <w:r>
                <w:rPr>
                  <w:rStyle w:val="CommentReference"/>
                </w:rPr>
                <w:commentReference w:id="34"/>
              </w:r>
              <w:r w:rsidRPr="004425B4">
                <w:t xml:space="preserve">, and are managed by a specific IGO. </w:t>
              </w:r>
            </w:ins>
          </w:p>
          <w:p w14:paraId="17B88CF2" w14:textId="77777777" w:rsidR="007B5DE9" w:rsidRDefault="007B5DE9" w:rsidP="004425B4">
            <w:pPr>
              <w:rPr>
                <w:ins w:id="35" w:author="Cavero Sanchez, Cecilia" w:date="2024-12-10T14:53:00Z" w16du:dateUtc="2024-12-10T19:53:00Z"/>
              </w:rPr>
            </w:pPr>
          </w:p>
          <w:p w14:paraId="225DA0BA" w14:textId="4862F75D" w:rsidR="004425B4" w:rsidRDefault="004425B4">
            <w:pPr>
              <w:pStyle w:val="ListParagraph"/>
              <w:numPr>
                <w:ilvl w:val="0"/>
                <w:numId w:val="36"/>
              </w:numPr>
              <w:spacing w:line="276" w:lineRule="auto"/>
              <w:rPr>
                <w:ins w:id="36" w:author="Cavero Sanchez, Cecilia" w:date="2024-10-23T10:58:00Z" w16du:dateUtc="2024-10-23T14:58:00Z"/>
              </w:rPr>
              <w:pPrChange w:id="37" w:author="Cavero Sanchez, Cecilia" w:date="2024-12-10T14:54:00Z" w16du:dateUtc="2024-12-10T19:54:00Z">
                <w:pPr/>
              </w:pPrChange>
            </w:pPr>
            <w:ins w:id="38" w:author="Cavero Sanchez, Cecilia" w:date="2024-10-23T10:58:00Z" w16du:dateUtc="2024-10-23T14:58:00Z">
              <w:r w:rsidRPr="004425B4">
                <w:t xml:space="preserve">Examples include the Multi-Partner Trust Fund (MPTF) and the Country-Based Pooled Funds (CBPF), both managed by </w:t>
              </w:r>
              <w:r>
                <w:t>UN agencies</w:t>
              </w:r>
              <w:r w:rsidRPr="004425B4">
                <w:t>.</w:t>
              </w:r>
            </w:ins>
          </w:p>
          <w:p w14:paraId="7D87A35B" w14:textId="777F4E41" w:rsidR="004425B4" w:rsidRDefault="00000000">
            <w:pPr>
              <w:spacing w:line="276" w:lineRule="auto"/>
              <w:pPrChange w:id="39" w:author="Cavero Sanchez, Cecilia" w:date="2024-10-23T10:58:00Z" w16du:dateUtc="2024-10-23T14:58:00Z">
                <w:pPr/>
              </w:pPrChange>
            </w:pPr>
            <w:customXmlInsRangeStart w:id="40" w:author="Cavero Sanchez, Cecilia" w:date="2024-10-23T10:58:00Z"/>
            <w:sdt>
              <w:sdtPr>
                <w:tag w:val="goog_rdk_18"/>
                <w:id w:val="-933816877"/>
              </w:sdtPr>
              <w:sdtContent>
                <w:customXmlInsRangeEnd w:id="40"/>
                <w:customXmlInsRangeStart w:id="41" w:author="Cavero Sanchez, Cecilia" w:date="2024-10-23T10:58:00Z"/>
              </w:sdtContent>
            </w:sdt>
            <w:customXmlInsRangeEnd w:id="41"/>
            <w:customXmlInsRangeStart w:id="42" w:author="Cavero Sanchez, Cecilia" w:date="2024-10-23T10:58:00Z"/>
            <w:sdt>
              <w:sdtPr>
                <w:tag w:val="goog_rdk_19"/>
                <w:id w:val="-1967194519"/>
              </w:sdtPr>
              <w:sdtContent>
                <w:customXmlInsRangeEnd w:id="42"/>
                <w:customXmlInsRangeStart w:id="43" w:author="Cavero Sanchez, Cecilia" w:date="2024-10-23T10:58:00Z"/>
              </w:sdtContent>
            </w:sdt>
            <w:customXmlInsRangeEnd w:id="43"/>
            <w:customXmlInsRangeStart w:id="44" w:author="Cavero Sanchez, Cecilia" w:date="2024-10-23T10:58:00Z"/>
            <w:sdt>
              <w:sdtPr>
                <w:tag w:val="goog_rdk_20"/>
                <w:id w:val="2015416055"/>
                <w:showingPlcHdr/>
              </w:sdtPr>
              <w:sdtContent>
                <w:customXmlInsRangeEnd w:id="44"/>
                <w:r w:rsidR="004425B4">
                  <w:t xml:space="preserve">     </w:t>
                </w:r>
                <w:customXmlInsRangeStart w:id="45" w:author="Cavero Sanchez, Cecilia" w:date="2024-10-23T10:58:00Z"/>
              </w:sdtContent>
            </w:sdt>
            <w:customXmlInsRangeEnd w:id="45"/>
          </w:p>
          <w:p w14:paraId="00000075" w14:textId="71E40CD8" w:rsidR="002D0961" w:rsidRDefault="00830C21">
            <w:r>
              <w:rPr>
                <w:b/>
              </w:rPr>
              <w:t xml:space="preserve">Bilateral donor or actor: </w:t>
            </w:r>
            <w:r>
              <w:t xml:space="preserve">A state entity funding and/or carrying out the provision of goods and services outside of its territory. The OECD DAC Glossary requires that bilateral aid flow “from official (government) sources directly to the recipient country” (OECD 2023), though other definitions state that bilateral aid can be given to any organization as long as it is from an official government source (see UN Institute for Statistics Glossary 2023, see also </w:t>
            </w:r>
            <w:proofErr w:type="spellStart"/>
            <w:r>
              <w:t>AidData</w:t>
            </w:r>
            <w:proofErr w:type="spellEnd"/>
            <w:r>
              <w:t xml:space="preserve"> 2017). For our purposes, the bilateral donor may be directly participating in the provision of goods and services rather than simply providing funds.</w:t>
            </w:r>
            <w:del w:id="46" w:author="Cavero Sanchez, Cecilia" w:date="2024-12-24T13:10:00Z" w16du:dateUtc="2024-12-24T12:10:00Z">
              <w:r w:rsidDel="00F201C7">
                <w:delText xml:space="preserve"> </w:delText>
              </w:r>
            </w:del>
          </w:p>
          <w:p w14:paraId="00000076" w14:textId="77777777" w:rsidR="002D0961" w:rsidRDefault="002D0961"/>
          <w:p w14:paraId="00000077" w14:textId="77777777" w:rsidR="002D0961" w:rsidRDefault="00830C21">
            <w:pPr>
              <w:numPr>
                <w:ilvl w:val="0"/>
                <w:numId w:val="7"/>
              </w:numPr>
              <w:spacing w:line="276" w:lineRule="auto"/>
            </w:pPr>
            <w:r>
              <w:t>Examples include governments (Government of Austria), embassies (Embassy of Canada), official aid donors (</w:t>
            </w:r>
            <w:r>
              <w:rPr>
                <w:i/>
              </w:rPr>
              <w:t xml:space="preserve">Corps </w:t>
            </w:r>
            <w:proofErr w:type="spellStart"/>
            <w:r>
              <w:rPr>
                <w:i/>
              </w:rPr>
              <w:t>suisse</w:t>
            </w:r>
            <w:proofErr w:type="spellEnd"/>
            <w:r>
              <w:rPr>
                <w:i/>
              </w:rPr>
              <w:t xml:space="preserve"> </w:t>
            </w:r>
            <w:proofErr w:type="spellStart"/>
            <w:r>
              <w:rPr>
                <w:i/>
              </w:rPr>
              <w:t>d'aide</w:t>
            </w:r>
            <w:proofErr w:type="spellEnd"/>
            <w:r>
              <w:rPr>
                <w:i/>
              </w:rPr>
              <w:t xml:space="preserve"> </w:t>
            </w:r>
            <w:proofErr w:type="spellStart"/>
            <w:r>
              <w:rPr>
                <w:i/>
              </w:rPr>
              <w:t>humanitaire</w:t>
            </w:r>
            <w:proofErr w:type="spellEnd"/>
            <w:r>
              <w:t>), and ministries (U.S. Department of Health and Human Services).</w:t>
            </w:r>
          </w:p>
          <w:p w14:paraId="00000078" w14:textId="77777777" w:rsidR="002D0961" w:rsidRDefault="00830C21">
            <w:pPr>
              <w:numPr>
                <w:ilvl w:val="0"/>
                <w:numId w:val="7"/>
              </w:numPr>
              <w:spacing w:line="276" w:lineRule="auto"/>
            </w:pPr>
            <w:r>
              <w:lastRenderedPageBreak/>
              <w:t>5XMILLE is a unique example of a bilateral fund (through which Italian taxpayers can earmark their taxes for non-profit entities) that is coded under this category.</w:t>
            </w:r>
          </w:p>
          <w:p w14:paraId="35B58F47" w14:textId="71C7BDEC" w:rsidR="00F201C7" w:rsidRDefault="00830C21" w:rsidP="00F201C7">
            <w:pPr>
              <w:numPr>
                <w:ilvl w:val="0"/>
                <w:numId w:val="7"/>
              </w:numPr>
              <w:spacing w:line="276" w:lineRule="auto"/>
            </w:pPr>
            <w:r>
              <w:t xml:space="preserve">Subnational entities (such as, for example, the City of Madrid or the Federal State of Bavaria) are a subcategory of “Bilateral donor or actor.” </w:t>
            </w:r>
          </w:p>
          <w:p w14:paraId="0000007A" w14:textId="77777777" w:rsidR="002D0961" w:rsidRDefault="002D0961">
            <w:pPr>
              <w:rPr>
                <w:ins w:id="47" w:author="Cavero Sanchez, Cecilia" w:date="2024-12-24T13:11:00Z" w16du:dateUtc="2024-12-24T12:11:00Z"/>
              </w:rPr>
            </w:pPr>
          </w:p>
          <w:p w14:paraId="4C50F817" w14:textId="13CDBA47" w:rsidR="00F201C7" w:rsidRDefault="00F201C7">
            <w:pPr>
              <w:rPr>
                <w:ins w:id="48" w:author="Cavero Sanchez, Cecilia" w:date="2025-02-05T08:59:00Z" w16du:dateUtc="2025-02-05T13:59:00Z"/>
              </w:rPr>
            </w:pPr>
            <w:ins w:id="49" w:author="Cavero Sanchez, Cecilia" w:date="2024-12-24T13:11:00Z" w16du:dateUtc="2024-12-24T12:11:00Z">
              <w:r>
                <w:t xml:space="preserve">Organizations that are founded </w:t>
              </w:r>
            </w:ins>
            <w:ins w:id="50" w:author="Cavero Sanchez, Cecilia" w:date="2024-12-24T13:12:00Z" w16du:dateUtc="2024-12-24T12:12:00Z">
              <w:r>
                <w:t xml:space="preserve">and financed </w:t>
              </w:r>
            </w:ins>
            <w:ins w:id="51" w:author="Cavero Sanchez, Cecilia" w:date="2024-12-24T13:11:00Z" w16du:dateUtc="2024-12-24T12:11:00Z">
              <w:r>
                <w:t>with direct government support and whose team, board, or directors are associated with the government are also coded as bilateral donors or actors.</w:t>
              </w:r>
            </w:ins>
            <w:ins w:id="52" w:author="Cavero Sanchez, Cecilia" w:date="2025-02-05T08:58:00Z" w16du:dateUtc="2025-02-05T13:58:00Z">
              <w:r w:rsidR="00672E9F">
                <w:t xml:space="preserve"> </w:t>
              </w:r>
            </w:ins>
            <w:ins w:id="53" w:author="Cavero Sanchez, Cecilia" w:date="2025-02-05T09:03:00Z" w16du:dateUtc="2025-02-05T14:03:00Z">
              <w:r w:rsidR="00672E9F">
                <w:t xml:space="preserve">Similarly, </w:t>
              </w:r>
            </w:ins>
            <w:ins w:id="54" w:author="Cavero Sanchez, Cecilia" w:date="2025-02-05T09:04:00Z" w16du:dateUtc="2025-02-05T14:04:00Z">
              <w:r w:rsidR="00672E9F">
                <w:t>r</w:t>
              </w:r>
            </w:ins>
            <w:ins w:id="55" w:author="Cavero Sanchez, Cecilia" w:date="2025-02-05T08:58:00Z" w16du:dateUtc="2025-02-05T13:58:00Z">
              <w:r w:rsidR="00672E9F">
                <w:t>esearch institutes directly found</w:t>
              </w:r>
            </w:ins>
            <w:ins w:id="56" w:author="Cavero Sanchez, Cecilia" w:date="2025-02-05T08:59:00Z" w16du:dateUtc="2025-02-05T13:59:00Z">
              <w:r w:rsidR="00672E9F">
                <w:t xml:space="preserve">ed by, under the direct management of, or solely funded by foreign </w:t>
              </w:r>
              <w:proofErr w:type="gramStart"/>
              <w:r w:rsidR="00672E9F">
                <w:t>governments</w:t>
              </w:r>
              <w:proofErr w:type="gramEnd"/>
              <w:r w:rsidR="00672E9F">
                <w:t xml:space="preserve"> are also considered bilateral donors or actors.</w:t>
              </w:r>
            </w:ins>
          </w:p>
          <w:p w14:paraId="71F985E5" w14:textId="77777777" w:rsidR="00672E9F" w:rsidRDefault="00672E9F">
            <w:pPr>
              <w:rPr>
                <w:ins w:id="57" w:author="Cavero Sanchez, Cecilia" w:date="2024-12-24T13:11:00Z" w16du:dateUtc="2024-12-24T12:11:00Z"/>
              </w:rPr>
            </w:pPr>
          </w:p>
          <w:p w14:paraId="030DCBF1" w14:textId="34897C6B" w:rsidR="00F201C7" w:rsidRDefault="00F201C7">
            <w:pPr>
              <w:numPr>
                <w:ilvl w:val="0"/>
                <w:numId w:val="7"/>
              </w:numPr>
              <w:spacing w:line="276" w:lineRule="auto"/>
              <w:rPr>
                <w:ins w:id="58" w:author="Cavero Sanchez, Cecilia" w:date="2025-02-05T08:59:00Z" w16du:dateUtc="2025-02-05T13:59:00Z"/>
              </w:rPr>
            </w:pPr>
            <w:ins w:id="59" w:author="Cavero Sanchez, Cecilia" w:date="2024-12-24T13:12:00Z" w16du:dateUtc="2024-12-24T12:12:00Z">
              <w:r>
                <w:t>For example, the Dubai Humanitarian City defines itself as a non-profit, independent, humanitarian-free</w:t>
              </w:r>
            </w:ins>
            <w:ins w:id="60" w:author="Cavero Sanchez, Cecilia" w:date="2024-12-24T13:13:00Z" w16du:dateUtc="2024-12-24T12:13:00Z">
              <w:r>
                <w:t xml:space="preserve"> zone, but it was established by the government of the </w:t>
              </w:r>
              <w:proofErr w:type="gramStart"/>
              <w:r>
                <w:t>UAE</w:t>
              </w:r>
              <w:proofErr w:type="gramEnd"/>
              <w:r>
                <w:t xml:space="preserve"> and it is part of Mohammed Bin Rashid’s Global Initiatives Foundation. Accordingly, </w:t>
              </w:r>
              <w:proofErr w:type="gramStart"/>
              <w:r>
                <w:t>the Dubai</w:t>
              </w:r>
              <w:proofErr w:type="gramEnd"/>
              <w:r>
                <w:t xml:space="preserve"> Humanitarian City is coded as a bilateral actor. </w:t>
              </w:r>
            </w:ins>
          </w:p>
          <w:p w14:paraId="308E3887" w14:textId="75FCC3E1" w:rsidR="00672E9F" w:rsidRDefault="00672E9F">
            <w:pPr>
              <w:numPr>
                <w:ilvl w:val="0"/>
                <w:numId w:val="7"/>
              </w:numPr>
              <w:spacing w:line="276" w:lineRule="auto"/>
              <w:rPr>
                <w:ins w:id="61" w:author="Cavero Sanchez, Cecilia" w:date="2025-02-05T08:58:00Z" w16du:dateUtc="2025-02-05T13:58:00Z"/>
              </w:rPr>
              <w:pPrChange w:id="62" w:author="Cavero Sanchez, Cecilia" w:date="2025-02-05T09:03:00Z" w16du:dateUtc="2025-02-05T14:03:00Z">
                <w:pPr/>
              </w:pPrChange>
            </w:pPr>
            <w:ins w:id="63" w:author="Cavero Sanchez, Cecilia" w:date="2025-02-05T08:59:00Z" w16du:dateUtc="2025-02-05T13:59:00Z">
              <w:r>
                <w:t xml:space="preserve">For example, the </w:t>
              </w:r>
            </w:ins>
            <w:ins w:id="64" w:author="Cavero Sanchez, Cecilia" w:date="2025-02-05T09:00:00Z">
              <w:r w:rsidRPr="00672E9F">
                <w:t>Finnish Environment Institute</w:t>
              </w:r>
            </w:ins>
            <w:ins w:id="65" w:author="Cavero Sanchez, Cecilia" w:date="2025-02-05T09:02:00Z" w16du:dateUtc="2025-02-05T14:02:00Z">
              <w:r>
                <w:t xml:space="preserve"> was</w:t>
              </w:r>
            </w:ins>
            <w:ins w:id="66" w:author="Cavero Sanchez, Cecilia" w:date="2025-02-05T09:00:00Z">
              <w:r w:rsidRPr="00672E9F">
                <w:t xml:space="preserve"> founded by the Ministry of Environment of Finlan</w:t>
              </w:r>
            </w:ins>
            <w:ins w:id="67" w:author="Cavero Sanchez, Cecilia" w:date="2025-02-05T09:02:00Z" w16du:dateUtc="2025-02-05T14:02:00Z">
              <w:r>
                <w:t xml:space="preserve">d. It </w:t>
              </w:r>
            </w:ins>
            <w:ins w:id="68" w:author="Cavero Sanchez, Cecilia" w:date="2025-02-05T09:00:00Z">
              <w:r w:rsidRPr="00672E9F">
                <w:t>operate</w:t>
              </w:r>
            </w:ins>
            <w:ins w:id="69" w:author="Cavero Sanchez, Cecilia" w:date="2025-02-05T09:02:00Z" w16du:dateUtc="2025-02-05T14:02:00Z">
              <w:r>
                <w:t>s</w:t>
              </w:r>
            </w:ins>
            <w:ins w:id="70" w:author="Cavero Sanchez, Cecilia" w:date="2025-02-05T09:00:00Z">
              <w:r w:rsidRPr="00672E9F">
                <w:t xml:space="preserve"> as </w:t>
              </w:r>
              <w:proofErr w:type="gramStart"/>
              <w:r w:rsidRPr="00672E9F">
                <w:t>research</w:t>
              </w:r>
              <w:proofErr w:type="gramEnd"/>
              <w:r w:rsidRPr="00672E9F">
                <w:t xml:space="preserve"> institution</w:t>
              </w:r>
            </w:ins>
            <w:ins w:id="71" w:author="Cavero Sanchez, Cecilia" w:date="2025-02-05T09:02:00Z" w16du:dateUtc="2025-02-05T14:02:00Z">
              <w:r>
                <w:t>,</w:t>
              </w:r>
            </w:ins>
            <w:ins w:id="72" w:author="Cavero Sanchez, Cecilia" w:date="2025-02-05T09:00:00Z">
              <w:r w:rsidRPr="00672E9F">
                <w:t xml:space="preserve"> but </w:t>
              </w:r>
            </w:ins>
            <w:ins w:id="73" w:author="Cavero Sanchez, Cecilia" w:date="2025-02-05T09:02:00Z" w16du:dateUtc="2025-02-05T14:02:00Z">
              <w:r>
                <w:t>it is</w:t>
              </w:r>
            </w:ins>
            <w:ins w:id="74" w:author="Cavero Sanchez, Cecilia" w:date="2025-02-05T09:00:00Z">
              <w:r w:rsidRPr="00672E9F">
                <w:t xml:space="preserve"> integrated into the government</w:t>
              </w:r>
            </w:ins>
            <w:ins w:id="75" w:author="Cavero Sanchez, Cecilia" w:date="2025-02-05T09:02:00Z" w16du:dateUtc="2025-02-05T14:02:00Z">
              <w:r>
                <w:t>, so we classify it as a bilateral donor o</w:t>
              </w:r>
            </w:ins>
            <w:ins w:id="76" w:author="Cavero Sanchez, Cecilia" w:date="2025-02-05T09:03:00Z" w16du:dateUtc="2025-02-05T14:03:00Z">
              <w:r>
                <w:t>r actor.</w:t>
              </w:r>
            </w:ins>
          </w:p>
          <w:p w14:paraId="4E918370" w14:textId="77777777" w:rsidR="00672E9F" w:rsidRDefault="00672E9F"/>
          <w:p w14:paraId="0000007B" w14:textId="0173E572" w:rsidR="002D0961" w:rsidRDefault="00830C21">
            <w:r>
              <w:rPr>
                <w:b/>
              </w:rPr>
              <w:t>Host government</w:t>
            </w:r>
            <w:ins w:id="77" w:author="Cavero Sanchez, Cecilia" w:date="2024-10-24T14:57:00Z" w16du:dateUtc="2024-10-24T18:57:00Z">
              <w:r w:rsidR="00F708CA">
                <w:rPr>
                  <w:b/>
                </w:rPr>
                <w:t xml:space="preserve"> (GOV)</w:t>
              </w:r>
            </w:ins>
            <w:r>
              <w:rPr>
                <w:b/>
              </w:rPr>
              <w:t>:</w:t>
            </w:r>
            <w:r>
              <w:t xml:space="preserve"> The government on whose territory the provision of goods and services is conducted. For United Nations (UN) definitions, the host government specifically hosts UN operations, activities, and programs,</w:t>
            </w:r>
            <w:r>
              <w:rPr>
                <w:vertAlign w:val="superscript"/>
              </w:rPr>
              <w:footnoteReference w:id="3"/>
            </w:r>
            <w:r>
              <w:t xml:space="preserve"> though other definitions are broadened to include any external actor.</w:t>
            </w:r>
            <w:r>
              <w:rPr>
                <w:vertAlign w:val="superscript"/>
              </w:rPr>
              <w:footnoteReference w:id="4"/>
            </w:r>
            <w:r>
              <w:t xml:space="preserve"> </w:t>
            </w:r>
            <w:commentRangeStart w:id="78"/>
            <w:r>
              <w:t>For this dataset, the relevant goods or services may also be provided by a domestic actor.</w:t>
            </w:r>
            <w:commentRangeEnd w:id="78"/>
            <w:r w:rsidR="007B5DE9">
              <w:rPr>
                <w:rStyle w:val="CommentReference"/>
              </w:rPr>
              <w:commentReference w:id="78"/>
            </w:r>
          </w:p>
          <w:p w14:paraId="0000007C" w14:textId="77777777" w:rsidR="002D0961" w:rsidRDefault="002D0961"/>
          <w:p w14:paraId="0000007D" w14:textId="6E8FE6E3" w:rsidR="002D0961" w:rsidRDefault="00830C21">
            <w:r>
              <w:t xml:space="preserve">The term “recipient” is typically used in the aid literature to refer to this category of actors (see, for example, </w:t>
            </w:r>
            <w:proofErr w:type="spellStart"/>
            <w:r>
              <w:t>Alesina</w:t>
            </w:r>
            <w:proofErr w:type="spellEnd"/>
            <w:r>
              <w:t xml:space="preserve"> and Dollar 2000, Bueno de Mesquita and Smith 2009, Dietrich 2016). We </w:t>
            </w:r>
            <w:del w:id="79" w:author="Cavero Sanchez, Cecilia" w:date="2024-12-10T14:56:00Z" w16du:dateUtc="2024-12-10T19:56:00Z">
              <w:r w:rsidDel="007B5DE9">
                <w:lastRenderedPageBreak/>
                <w:delText xml:space="preserve">elect to </w:delText>
              </w:r>
            </w:del>
            <w:r>
              <w:t>use the term “host” rather than “recipient” because of our focus on the territorial sovereignty of the domestic national actor.</w:t>
            </w:r>
          </w:p>
          <w:p w14:paraId="0000007E" w14:textId="77777777" w:rsidR="002D0961" w:rsidRDefault="002D0961"/>
          <w:p w14:paraId="0000007F" w14:textId="02D8EFA3" w:rsidR="002D0961" w:rsidDel="001849F7" w:rsidRDefault="00830C21">
            <w:pPr>
              <w:numPr>
                <w:ilvl w:val="0"/>
                <w:numId w:val="24"/>
              </w:numPr>
              <w:spacing w:line="276" w:lineRule="auto"/>
              <w:rPr>
                <w:del w:id="80" w:author="Cavero Sanchez, Cecilia" w:date="2024-12-10T13:53:00Z" w16du:dateUtc="2024-12-10T18:53:00Z"/>
              </w:rPr>
            </w:pPr>
            <w:r>
              <w:t>Examples include government ministries (Burundi Ministry of Education), local government</w:t>
            </w:r>
            <w:ins w:id="81" w:author="Cavero Sanchez, Cecilia" w:date="2024-10-23T11:01:00Z" w16du:dateUtc="2024-10-23T15:01:00Z">
              <w:r w:rsidR="004425B4">
                <w:t>s</w:t>
              </w:r>
            </w:ins>
            <w:r>
              <w:t xml:space="preserve"> (Government of Kassala), and truth and justice commissions (</w:t>
            </w:r>
            <w:r>
              <w:rPr>
                <w:i/>
              </w:rPr>
              <w:t xml:space="preserve">Comisión para </w:t>
            </w:r>
            <w:proofErr w:type="spellStart"/>
            <w:r>
              <w:rPr>
                <w:i/>
              </w:rPr>
              <w:t>el</w:t>
            </w:r>
            <w:proofErr w:type="spellEnd"/>
            <w:r>
              <w:rPr>
                <w:i/>
              </w:rPr>
              <w:t xml:space="preserve"> </w:t>
            </w:r>
            <w:proofErr w:type="spellStart"/>
            <w:r>
              <w:rPr>
                <w:i/>
              </w:rPr>
              <w:t>Esclarecimiento</w:t>
            </w:r>
            <w:proofErr w:type="spellEnd"/>
            <w:r>
              <w:rPr>
                <w:i/>
              </w:rPr>
              <w:t xml:space="preserve"> de la Verdad, la Convivencia y la No </w:t>
            </w:r>
            <w:proofErr w:type="spellStart"/>
            <w:r>
              <w:rPr>
                <w:i/>
              </w:rPr>
              <w:t>Repetición</w:t>
            </w:r>
            <w:proofErr w:type="spellEnd"/>
            <w:r>
              <w:t xml:space="preserve"> in Colombia).</w:t>
            </w:r>
          </w:p>
          <w:p w14:paraId="202DAC47" w14:textId="77777777" w:rsidR="001849F7" w:rsidRDefault="001849F7" w:rsidP="001849F7">
            <w:pPr>
              <w:spacing w:line="276" w:lineRule="auto"/>
              <w:ind w:left="720"/>
              <w:rPr>
                <w:ins w:id="82" w:author="Cavero Sanchez, Cecilia" w:date="2025-02-12T10:49:00Z" w16du:dateUtc="2025-02-12T15:49:00Z"/>
              </w:rPr>
              <w:pPrChange w:id="83" w:author="Cavero Sanchez, Cecilia" w:date="2025-02-12T10:49:00Z" w16du:dateUtc="2025-02-12T15:49:00Z">
                <w:pPr>
                  <w:numPr>
                    <w:numId w:val="24"/>
                  </w:numPr>
                  <w:spacing w:line="276" w:lineRule="auto"/>
                  <w:ind w:left="720" w:hanging="360"/>
                </w:pPr>
              </w:pPrChange>
            </w:pPr>
          </w:p>
          <w:p w14:paraId="3806E33F" w14:textId="7FF54332" w:rsidR="001849F7" w:rsidRDefault="001849F7">
            <w:pPr>
              <w:numPr>
                <w:ilvl w:val="0"/>
                <w:numId w:val="24"/>
              </w:numPr>
              <w:spacing w:line="276" w:lineRule="auto"/>
              <w:rPr>
                <w:ins w:id="84" w:author="Cavero Sanchez, Cecilia" w:date="2025-02-12T10:49:00Z" w16du:dateUtc="2025-02-12T15:49:00Z"/>
              </w:rPr>
            </w:pPr>
            <w:ins w:id="85" w:author="Cavero Sanchez, Cecilia" w:date="2025-02-12T10:49:00Z" w16du:dateUtc="2025-02-12T15:49:00Z">
              <w:r>
                <w:t>Sub-or</w:t>
              </w:r>
            </w:ins>
            <w:ins w:id="86" w:author="Cavero Sanchez, Cecilia" w:date="2025-02-12T10:50:00Z" w16du:dateUtc="2025-02-12T15:50:00Z">
              <w:r>
                <w:t>g</w:t>
              </w:r>
            </w:ins>
            <w:ins w:id="87" w:author="Cavero Sanchez, Cecilia" w:date="2025-02-12T10:49:00Z" w16du:dateUtc="2025-02-12T15:49:00Z">
              <w:r>
                <w:t xml:space="preserve">anizations whose </w:t>
              </w:r>
            </w:ins>
            <w:ins w:id="88" w:author="Cavero Sanchez, Cecilia" w:date="2025-02-12T10:50:00Z" w16du:dateUtc="2025-02-12T15:50:00Z">
              <w:r>
                <w:t xml:space="preserve">members are exclusively part of the state, such </w:t>
              </w:r>
              <w:r w:rsidR="00C02CD9">
                <w:t>as the</w:t>
              </w:r>
            </w:ins>
            <w:ins w:id="89" w:author="Cavero Sanchez, Cecilia" w:date="2025-02-12T10:50:00Z">
              <w:r w:rsidR="00C02CD9" w:rsidRPr="00C02CD9">
                <w:t xml:space="preserve"> Caucus des femmes </w:t>
              </w:r>
              <w:proofErr w:type="spellStart"/>
              <w:r w:rsidR="00C02CD9" w:rsidRPr="00C02CD9">
                <w:t>parl</w:t>
              </w:r>
            </w:ins>
            <w:ins w:id="90" w:author="Cavero Sanchez, Cecilia" w:date="2025-02-12T10:51:00Z" w16du:dateUtc="2025-02-12T15:51:00Z">
              <w:r w:rsidR="00C02CD9">
                <w:t>a</w:t>
              </w:r>
            </w:ins>
            <w:ins w:id="91" w:author="Cavero Sanchez, Cecilia" w:date="2025-02-12T10:50:00Z">
              <w:r w:rsidR="00C02CD9" w:rsidRPr="00C02CD9">
                <w:t>mentaires</w:t>
              </w:r>
              <w:proofErr w:type="spellEnd"/>
              <w:r w:rsidR="00C02CD9" w:rsidRPr="00C02CD9">
                <w:t xml:space="preserve"> de Côte d'Ivoir</w:t>
              </w:r>
            </w:ins>
            <w:ins w:id="92" w:author="Cavero Sanchez, Cecilia" w:date="2025-02-12T10:52:00Z" w16du:dateUtc="2025-02-12T15:52:00Z">
              <w:r w:rsidR="00C02CD9">
                <w:t>e</w:t>
              </w:r>
            </w:ins>
            <w:ins w:id="93" w:author="Cavero Sanchez, Cecilia" w:date="2025-02-12T10:51:00Z" w16du:dateUtc="2025-02-12T15:51:00Z">
              <w:r w:rsidR="00C02CD9">
                <w:t>,</w:t>
              </w:r>
            </w:ins>
            <w:ins w:id="94" w:author="Cavero Sanchez, Cecilia" w:date="2025-02-12T10:50:00Z">
              <w:r w:rsidR="00C02CD9" w:rsidRPr="00C02CD9">
                <w:t xml:space="preserve"> the country's parliamentary Women's Caucus, </w:t>
              </w:r>
            </w:ins>
            <w:ins w:id="95" w:author="Cavero Sanchez, Cecilia" w:date="2025-02-12T10:51:00Z" w16du:dateUtc="2025-02-12T15:51:00Z">
              <w:r w:rsidR="00C02CD9">
                <w:t>are also considered Host government.</w:t>
              </w:r>
            </w:ins>
          </w:p>
          <w:p w14:paraId="0FFE3E1F" w14:textId="77777777" w:rsidR="003372CA" w:rsidRDefault="003372CA">
            <w:pPr>
              <w:spacing w:line="276" w:lineRule="auto"/>
              <w:rPr>
                <w:ins w:id="96" w:author="Cavero Sanchez, Cecilia" w:date="2024-12-10T13:53:00Z" w16du:dateUtc="2024-12-10T18:53:00Z"/>
              </w:rPr>
              <w:pPrChange w:id="97" w:author="Cavero Sanchez, Cecilia" w:date="2024-12-10T13:53:00Z" w16du:dateUtc="2024-12-10T18:53:00Z">
                <w:pPr>
                  <w:numPr>
                    <w:numId w:val="24"/>
                  </w:numPr>
                  <w:spacing w:line="276" w:lineRule="auto"/>
                  <w:ind w:left="720" w:hanging="360"/>
                </w:pPr>
              </w:pPrChange>
            </w:pPr>
          </w:p>
          <w:p w14:paraId="00000080" w14:textId="77777777" w:rsidR="002D0961" w:rsidRDefault="00830C21" w:rsidP="003372CA">
            <w:pPr>
              <w:numPr>
                <w:ilvl w:val="0"/>
                <w:numId w:val="24"/>
              </w:numPr>
              <w:spacing w:line="276" w:lineRule="auto"/>
            </w:pPr>
            <w:r>
              <w:t>If a country has rival government entities, such as in Somalia, both entities (in this case the Government of Somaliland and Government of Somalia) would be coded as Host government.</w:t>
            </w:r>
          </w:p>
          <w:p w14:paraId="00000081" w14:textId="77777777" w:rsidR="002D0961" w:rsidRDefault="002D0961">
            <w:pPr>
              <w:rPr>
                <w:ins w:id="98" w:author="Cavero Sanchez, Cecilia" w:date="2024-12-10T13:36:00Z" w16du:dateUtc="2024-12-10T18:36:00Z"/>
              </w:rPr>
            </w:pPr>
          </w:p>
          <w:p w14:paraId="542C449F" w14:textId="18944EA8" w:rsidR="009A61F3" w:rsidRDefault="009A61F3">
            <w:pPr>
              <w:rPr>
                <w:ins w:id="99" w:author="Cavero Sanchez, Cecilia" w:date="2024-12-10T13:54:00Z" w16du:dateUtc="2024-12-10T18:54:00Z"/>
              </w:rPr>
            </w:pPr>
            <w:ins w:id="100" w:author="Cavero Sanchez, Cecilia" w:date="2024-12-10T13:36:00Z" w16du:dateUtc="2024-12-10T18:36:00Z">
              <w:r>
                <w:t xml:space="preserve">In the case of organizations carrying out government programs, they are only considered government organizations if the </w:t>
              </w:r>
            </w:ins>
            <w:ins w:id="101" w:author="Cavero Sanchez, Cecilia" w:date="2024-12-10T13:37:00Z" w16du:dateUtc="2024-12-10T18:37:00Z">
              <w:r>
                <w:t>directors/members of the board are also part of government structures.</w:t>
              </w:r>
            </w:ins>
          </w:p>
          <w:p w14:paraId="509CBB79" w14:textId="77777777" w:rsidR="003372CA" w:rsidRDefault="003372CA">
            <w:pPr>
              <w:rPr>
                <w:ins w:id="102" w:author="Cavero Sanchez, Cecilia" w:date="2024-12-10T13:37:00Z" w16du:dateUtc="2024-12-10T18:37:00Z"/>
              </w:rPr>
            </w:pPr>
          </w:p>
          <w:p w14:paraId="682DE002" w14:textId="755DC91E" w:rsidR="009A61F3" w:rsidRDefault="009A61F3">
            <w:pPr>
              <w:pStyle w:val="ListParagraph"/>
              <w:numPr>
                <w:ilvl w:val="0"/>
                <w:numId w:val="34"/>
              </w:numPr>
              <w:spacing w:line="276" w:lineRule="auto"/>
              <w:rPr>
                <w:ins w:id="103" w:author="Cavero Sanchez, Cecilia" w:date="2024-12-10T13:47:00Z" w16du:dateUtc="2024-12-10T18:47:00Z"/>
              </w:rPr>
              <w:pPrChange w:id="104" w:author="Cavero Sanchez, Cecilia" w:date="2024-12-10T13:47:00Z" w16du:dateUtc="2024-12-10T18:47:00Z">
                <w:pPr>
                  <w:pStyle w:val="ListParagraph"/>
                  <w:numPr>
                    <w:numId w:val="34"/>
                  </w:numPr>
                  <w:ind w:hanging="360"/>
                </w:pPr>
              </w:pPrChange>
            </w:pPr>
            <w:ins w:id="105" w:author="Cavero Sanchez, Cecilia" w:date="2024-12-10T13:37:00Z" w16du:dateUtc="2024-12-10T18:37:00Z">
              <w:r>
                <w:t xml:space="preserve">For example, Tempus </w:t>
              </w:r>
            </w:ins>
            <w:ins w:id="106" w:author="Cavero Sanchez, Cecilia" w:date="2024-12-10T13:47:00Z" w16du:dateUtc="2024-12-10T18:47:00Z">
              <w:r w:rsidR="003372CA">
                <w:t xml:space="preserve">Public </w:t>
              </w:r>
            </w:ins>
            <w:ins w:id="107" w:author="Cavero Sanchez, Cecilia" w:date="2024-12-10T13:37:00Z" w16du:dateUtc="2024-12-10T18:37:00Z">
              <w:r>
                <w:t>Foundati</w:t>
              </w:r>
            </w:ins>
            <w:ins w:id="108" w:author="Cavero Sanchez, Cecilia" w:date="2024-12-10T13:47:00Z" w16du:dateUtc="2024-12-10T18:47:00Z">
              <w:r w:rsidR="003372CA">
                <w:t>on is an organization founded by the government of Hungary that manages scholarships and education programs, such as Erasmu</w:t>
              </w:r>
            </w:ins>
            <w:ins w:id="109" w:author="Cavero Sanchez, Cecilia" w:date="2024-12-10T13:54:00Z" w16du:dateUtc="2024-12-10T18:54:00Z">
              <w:r w:rsidR="003372CA">
                <w:t>s,</w:t>
              </w:r>
            </w:ins>
            <w:ins w:id="110" w:author="Cavero Sanchez, Cecilia" w:date="2024-12-10T13:48:00Z" w16du:dateUtc="2024-12-10T18:48:00Z">
              <w:r w:rsidR="003372CA">
                <w:t xml:space="preserve"> bilateral state scholarships, the Stipendium </w:t>
              </w:r>
              <w:proofErr w:type="spellStart"/>
              <w:r w:rsidR="003372CA">
                <w:t>Hungaricum</w:t>
              </w:r>
              <w:proofErr w:type="spellEnd"/>
              <w:r w:rsidR="003372CA">
                <w:t xml:space="preserve"> program or the Hungarian Diaspora Scholarship for foreign students studying in Hungary. However,</w:t>
              </w:r>
            </w:ins>
            <w:ins w:id="111" w:author="Cavero Sanchez, Cecilia" w:date="2024-12-10T13:49:00Z" w16du:dateUtc="2024-12-10T18:49:00Z">
              <w:r w:rsidR="003372CA">
                <w:t xml:space="preserve"> it is formally a non-profit organization, and its management team is not part of the government. As such, it is not a government actor</w:t>
              </w:r>
            </w:ins>
            <w:ins w:id="112" w:author="Cavero Sanchez, Cecilia" w:date="2024-12-10T13:54:00Z" w16du:dateUtc="2024-12-10T18:54:00Z">
              <w:r w:rsidR="003372CA">
                <w:t>. I</w:t>
              </w:r>
            </w:ins>
            <w:ins w:id="113" w:author="Cavero Sanchez, Cecilia" w:date="2024-12-10T13:49:00Z" w16du:dateUtc="2024-12-10T18:49:00Z">
              <w:r w:rsidR="003372CA">
                <w:t>nstead</w:t>
              </w:r>
            </w:ins>
            <w:ins w:id="114" w:author="Cavero Sanchez, Cecilia" w:date="2024-12-10T13:54:00Z" w16du:dateUtc="2024-12-10T18:54:00Z">
              <w:r w:rsidR="003372CA">
                <w:t>,</w:t>
              </w:r>
            </w:ins>
            <w:ins w:id="115" w:author="Cavero Sanchez, Cecilia" w:date="2024-12-10T13:49:00Z" w16du:dateUtc="2024-12-10T18:49:00Z">
              <w:r w:rsidR="003372CA">
                <w:t xml:space="preserve"> we classify it as international civil society </w:t>
              </w:r>
            </w:ins>
            <w:ins w:id="116" w:author="Cavero Sanchez, Cecilia" w:date="2024-12-10T13:50:00Z" w16du:dateUtc="2024-12-10T18:50:00Z">
              <w:r w:rsidR="003372CA">
                <w:t xml:space="preserve">because it is an institution dedicated to higher education </w:t>
              </w:r>
            </w:ins>
            <w:ins w:id="117" w:author="Cavero Sanchez, Cecilia" w:date="2024-12-10T13:55:00Z" w16du:dateUtc="2024-12-10T18:55:00Z">
              <w:r w:rsidR="003372CA">
                <w:t xml:space="preserve">that operates in multiple countries </w:t>
              </w:r>
            </w:ins>
            <w:ins w:id="118" w:author="Cavero Sanchez, Cecilia" w:date="2024-12-10T13:50:00Z" w16du:dateUtc="2024-12-10T18:50:00Z">
              <w:r w:rsidR="003372CA">
                <w:t xml:space="preserve">(see </w:t>
              </w:r>
            </w:ins>
            <w:ins w:id="119" w:author="Cavero Sanchez, Cecilia" w:date="2024-12-10T14:58:00Z" w16du:dateUtc="2024-12-10T19:58:00Z">
              <w:r w:rsidR="007B5DE9">
                <w:t>“I</w:t>
              </w:r>
            </w:ins>
            <w:ins w:id="120" w:author="Cavero Sanchez, Cecilia" w:date="2024-12-10T13:50:00Z" w16du:dateUtc="2024-12-10T18:50:00Z">
              <w:r w:rsidR="003372CA">
                <w:t>nternational civil society</w:t>
              </w:r>
            </w:ins>
            <w:ins w:id="121" w:author="Cavero Sanchez, Cecilia" w:date="2024-12-10T14:58:00Z" w16du:dateUtc="2024-12-10T19:58:00Z">
              <w:r w:rsidR="007B5DE9">
                <w:t>”</w:t>
              </w:r>
            </w:ins>
            <w:ins w:id="122" w:author="Cavero Sanchez, Cecilia" w:date="2024-12-10T13:50:00Z" w16du:dateUtc="2024-12-10T18:50:00Z">
              <w:r w:rsidR="003372CA">
                <w:t xml:space="preserve"> </w:t>
              </w:r>
            </w:ins>
            <w:ins w:id="123" w:author="Cavero Sanchez, Cecilia" w:date="2024-12-10T14:59:00Z" w16du:dateUtc="2024-12-10T19:59:00Z">
              <w:r w:rsidR="007B5DE9">
                <w:t xml:space="preserve">definition </w:t>
              </w:r>
            </w:ins>
            <w:ins w:id="124" w:author="Cavero Sanchez, Cecilia" w:date="2024-12-10T13:50:00Z" w16du:dateUtc="2024-12-10T18:50:00Z">
              <w:r w:rsidR="003372CA">
                <w:t>below).</w:t>
              </w:r>
            </w:ins>
            <w:ins w:id="125" w:author="Cavero Sanchez, Cecilia" w:date="2024-12-10T13:48:00Z" w16du:dateUtc="2024-12-10T18:48:00Z">
              <w:r w:rsidR="003372CA">
                <w:t xml:space="preserve"> </w:t>
              </w:r>
            </w:ins>
          </w:p>
          <w:p w14:paraId="4F68CD51" w14:textId="77777777" w:rsidR="009A61F3" w:rsidRDefault="009A61F3"/>
          <w:p w14:paraId="5F684935" w14:textId="6629220E" w:rsidR="00672E9F" w:rsidRDefault="00672E9F">
            <w:pPr>
              <w:rPr>
                <w:ins w:id="126" w:author="Cavero Sanchez, Cecilia" w:date="2025-02-05T09:04:00Z" w16du:dateUtc="2025-02-05T14:04:00Z"/>
              </w:rPr>
            </w:pPr>
            <w:ins w:id="127" w:author="Cavero Sanchez, Cecilia" w:date="2025-02-05T09:04:00Z" w16du:dateUtc="2025-02-05T14:04:00Z">
              <w:r>
                <w:t>Research institutes directly founded by, under the direct management of, or solely funded by foreign governments are also considered government actors.</w:t>
              </w:r>
            </w:ins>
          </w:p>
          <w:p w14:paraId="55A32565" w14:textId="7D600701" w:rsidR="00672E9F" w:rsidRDefault="00672E9F">
            <w:pPr>
              <w:pStyle w:val="ListParagraph"/>
              <w:numPr>
                <w:ilvl w:val="0"/>
                <w:numId w:val="34"/>
              </w:numPr>
              <w:spacing w:line="276" w:lineRule="auto"/>
              <w:rPr>
                <w:ins w:id="128" w:author="Cavero Sanchez, Cecilia" w:date="2025-02-05T09:04:00Z" w16du:dateUtc="2025-02-05T14:04:00Z"/>
              </w:rPr>
              <w:pPrChange w:id="129" w:author="Cavero Sanchez, Cecilia" w:date="2025-02-05T09:28:00Z" w16du:dateUtc="2025-02-05T14:28:00Z">
                <w:pPr/>
              </w:pPrChange>
            </w:pPr>
            <w:ins w:id="130" w:author="Cavero Sanchez, Cecilia" w:date="2025-02-05T09:04:00Z" w16du:dateUtc="2025-02-05T14:04:00Z">
              <w:r>
                <w:t xml:space="preserve">For example, </w:t>
              </w:r>
            </w:ins>
            <w:ins w:id="131" w:author="Cavero Sanchez, Cecilia" w:date="2025-02-05T09:27:00Z" w16du:dateUtc="2025-02-05T14:27:00Z">
              <w:r w:rsidR="00954FD4">
                <w:t xml:space="preserve">the </w:t>
              </w:r>
              <w:proofErr w:type="spellStart"/>
              <w:r w:rsidR="00954FD4" w:rsidRPr="00954FD4">
                <w:t>Institut</w:t>
              </w:r>
              <w:proofErr w:type="spellEnd"/>
              <w:r w:rsidR="00954FD4" w:rsidRPr="00954FD4">
                <w:t xml:space="preserve"> des Sciences </w:t>
              </w:r>
              <w:proofErr w:type="spellStart"/>
              <w:r w:rsidR="00954FD4" w:rsidRPr="00954FD4">
                <w:t>Agronomiques</w:t>
              </w:r>
              <w:proofErr w:type="spellEnd"/>
              <w:r w:rsidR="00954FD4" w:rsidRPr="00954FD4">
                <w:t xml:space="preserve"> du Burundi</w:t>
              </w:r>
            </w:ins>
            <w:ins w:id="132" w:author="Cavero Sanchez, Cecilia" w:date="2025-02-05T09:27:00Z">
              <w:r w:rsidR="00954FD4" w:rsidRPr="00954FD4">
                <w:t xml:space="preserve"> is </w:t>
              </w:r>
            </w:ins>
            <w:ins w:id="133" w:author="Cavero Sanchez, Cecilia" w:date="2025-02-05T09:28:00Z" w16du:dateUtc="2025-02-05T14:28:00Z">
              <w:r w:rsidR="00954FD4">
                <w:t>an</w:t>
              </w:r>
            </w:ins>
            <w:ins w:id="134" w:author="Cavero Sanchez, Cecilia" w:date="2025-02-05T09:27:00Z">
              <w:r w:rsidR="00954FD4" w:rsidRPr="00954FD4">
                <w:t xml:space="preserve"> institution under the supervision of the Ministry of the Environment, Agriculture and Livestock </w:t>
              </w:r>
            </w:ins>
            <w:ins w:id="135" w:author="Cavero Sanchez, Cecilia" w:date="2025-02-05T09:28:00Z" w16du:dateUtc="2025-02-05T14:28:00Z">
              <w:r w:rsidR="00954FD4">
                <w:t>with the mandate to conduct</w:t>
              </w:r>
            </w:ins>
            <w:ins w:id="136" w:author="Cavero Sanchez, Cecilia" w:date="2025-02-05T09:27:00Z">
              <w:r w:rsidR="00954FD4" w:rsidRPr="00954FD4">
                <w:t xml:space="preserve"> agricultural</w:t>
              </w:r>
            </w:ins>
            <w:ins w:id="137" w:author="Cavero Sanchez, Cecilia" w:date="2025-02-05T09:28:00Z" w16du:dateUtc="2025-02-05T14:28:00Z">
              <w:r w:rsidR="00954FD4">
                <w:t xml:space="preserve">. Since it was founded by the government and is under its tutelage, we classify it as a government </w:t>
              </w:r>
            </w:ins>
            <w:ins w:id="138" w:author="Cavero Sanchez, Cecilia" w:date="2025-02-05T09:29:00Z" w16du:dateUtc="2025-02-05T14:29:00Z">
              <w:r w:rsidR="00954FD4">
                <w:t>actor.</w:t>
              </w:r>
            </w:ins>
          </w:p>
          <w:p w14:paraId="156AF729" w14:textId="5CEB1F4F" w:rsidR="00672E9F" w:rsidRPr="00672E9F" w:rsidRDefault="00672E9F" w:rsidP="00672E9F">
            <w:pPr>
              <w:rPr>
                <w:ins w:id="139" w:author="Cavero Sanchez, Cecilia" w:date="2025-02-05T09:04:00Z" w16du:dateUtc="2025-02-05T14:04:00Z"/>
                <w:b/>
                <w:rPrChange w:id="140" w:author="Cavero Sanchez, Cecilia" w:date="2025-02-05T09:04:00Z" w16du:dateUtc="2025-02-05T14:04:00Z">
                  <w:rPr>
                    <w:ins w:id="141" w:author="Cavero Sanchez, Cecilia" w:date="2025-02-05T09:04:00Z" w16du:dateUtc="2025-02-05T14:04:00Z"/>
                  </w:rPr>
                </w:rPrChange>
              </w:rPr>
            </w:pPr>
          </w:p>
          <w:p w14:paraId="57682A5D" w14:textId="77777777" w:rsidR="00672E9F" w:rsidRDefault="00672E9F">
            <w:pPr>
              <w:rPr>
                <w:ins w:id="142" w:author="Cavero Sanchez, Cecilia" w:date="2025-02-05T09:04:00Z" w16du:dateUtc="2025-02-05T14:04:00Z"/>
                <w:b/>
              </w:rPr>
            </w:pPr>
          </w:p>
          <w:p w14:paraId="00000082" w14:textId="4E48C4A2" w:rsidR="002D0961" w:rsidRDefault="00830C21">
            <w:r>
              <w:rPr>
                <w:b/>
              </w:rPr>
              <w:lastRenderedPageBreak/>
              <w:t xml:space="preserve">International non-governmental organization (INGO): </w:t>
            </w:r>
            <w:r>
              <w:t xml:space="preserve">A </w:t>
            </w:r>
            <w:proofErr w:type="gramStart"/>
            <w:r>
              <w:t>nongovernmental</w:t>
            </w:r>
            <w:proofErr w:type="gramEnd"/>
            <w:r>
              <w:t>, not-for-profit,</w:t>
            </w:r>
            <w:r>
              <w:rPr>
                <w:vertAlign w:val="superscript"/>
              </w:rPr>
              <w:footnoteReference w:id="5"/>
            </w:r>
            <w:r>
              <w:t xml:space="preserve"> formal organization active</w:t>
            </w:r>
            <w:r>
              <w:rPr>
                <w:vertAlign w:val="superscript"/>
              </w:rPr>
              <w:footnoteReference w:id="6"/>
            </w:r>
            <w:r>
              <w:t xml:space="preserve"> in more than one country</w:t>
            </w:r>
            <w:r>
              <w:rPr>
                <w:vertAlign w:val="superscript"/>
              </w:rPr>
              <w:footnoteReference w:id="7"/>
            </w:r>
            <w:r>
              <w:t xml:space="preserve"> and whose primary purpose is advocacy and/or service delivery.</w:t>
            </w:r>
            <w:ins w:id="143" w:author="Cavero Sanchez, Cecilia" w:date="2024-10-24T14:59:00Z" w16du:dateUtc="2024-10-24T18:59:00Z">
              <w:r w:rsidR="00874D24" w:rsidRPr="00874D24">
                <w:rPr>
                  <w:rFonts w:ascii="Times New Roman" w:hAnsi="Times New Roman"/>
                </w:rPr>
                <w:t xml:space="preserve"> </w:t>
              </w:r>
            </w:ins>
            <w:ins w:id="144" w:author="Cavero Sanchez, Cecilia" w:date="2024-10-24T14:59:00Z">
              <w:r w:rsidR="00874D24" w:rsidRPr="00874D24">
                <w:t xml:space="preserve">To be considered an </w:t>
              </w:r>
            </w:ins>
            <w:ins w:id="145" w:author="Cavero Sanchez, Cecilia" w:date="2024-12-10T14:58:00Z" w16du:dateUtc="2024-12-10T19:58:00Z">
              <w:r w:rsidR="007B5DE9">
                <w:t>I</w:t>
              </w:r>
            </w:ins>
            <w:ins w:id="146" w:author="Cavero Sanchez, Cecilia" w:date="2024-10-24T14:59:00Z" w16du:dateUtc="2024-10-24T18:59:00Z">
              <w:r w:rsidR="00874D24">
                <w:t>NGO</w:t>
              </w:r>
            </w:ins>
            <w:ins w:id="147" w:author="Cavero Sanchez, Cecilia" w:date="2024-10-24T14:59:00Z">
              <w:r w:rsidR="00874D24" w:rsidRPr="00874D24">
                <w:t xml:space="preserve">, </w:t>
              </w:r>
            </w:ins>
            <w:ins w:id="148" w:author="Cavero Sanchez, Cecilia" w:date="2024-10-24T14:59:00Z" w16du:dateUtc="2024-10-24T18:59:00Z">
              <w:r w:rsidR="000E5660">
                <w:t>the organization</w:t>
              </w:r>
            </w:ins>
            <w:ins w:id="149" w:author="Cavero Sanchez, Cecilia" w:date="2024-10-24T14:59:00Z">
              <w:r w:rsidR="00874D24" w:rsidRPr="00874D24">
                <w:t xml:space="preserve"> does not need to be </w:t>
              </w:r>
            </w:ins>
            <w:ins w:id="150" w:author="Cavero Sanchez, Cecilia" w:date="2024-10-24T14:59:00Z" w16du:dateUtc="2024-10-24T18:59:00Z">
              <w:r w:rsidR="00874D24">
                <w:t>based</w:t>
              </w:r>
            </w:ins>
            <w:ins w:id="151" w:author="Cavero Sanchez, Cecilia" w:date="2024-10-24T14:59:00Z">
              <w:r w:rsidR="00874D24" w:rsidRPr="00874D24">
                <w:t xml:space="preserve"> in multiple countries; it is sufficient </w:t>
              </w:r>
            </w:ins>
            <w:ins w:id="152" w:author="Cavero Sanchez, Cecilia" w:date="2024-10-24T14:59:00Z" w16du:dateUtc="2024-10-24T18:59:00Z">
              <w:r w:rsidR="000E5660">
                <w:t>if it</w:t>
              </w:r>
            </w:ins>
            <w:ins w:id="153" w:author="Cavero Sanchez, Cecilia" w:date="2024-10-24T14:59:00Z">
              <w:r w:rsidR="00874D24" w:rsidRPr="00874D24">
                <w:t xml:space="preserve"> operate</w:t>
              </w:r>
            </w:ins>
            <w:ins w:id="154" w:author="Cavero Sanchez, Cecilia" w:date="2024-10-24T14:59:00Z" w16du:dateUtc="2024-10-24T18:59:00Z">
              <w:r w:rsidR="000E5660">
                <w:t>s</w:t>
              </w:r>
            </w:ins>
            <w:ins w:id="155" w:author="Cavero Sanchez, Cecilia" w:date="2024-10-24T14:59:00Z">
              <w:r w:rsidR="00874D24" w:rsidRPr="00874D24">
                <w:t xml:space="preserve"> in more than one country.</w:t>
              </w:r>
            </w:ins>
            <w:r>
              <w:t xml:space="preserve"> In contrast to an IGO, an INGO is </w:t>
            </w:r>
            <w:r>
              <w:rPr>
                <w:i/>
              </w:rPr>
              <w:t>not</w:t>
            </w:r>
            <w:r>
              <w:t xml:space="preserve"> established by inter-governmental agreement (UIA 2023). Some definitions also specify that an INGO be “voluntary” and “</w:t>
            </w:r>
            <w:proofErr w:type="gramStart"/>
            <w:r>
              <w:t>open-membership</w:t>
            </w:r>
            <w:proofErr w:type="gramEnd"/>
            <w:r>
              <w:t>,” though this parameter is not verified for the organizations in this dataset (Campbell et al. 2019, Murdie and Davis 2012).</w:t>
            </w:r>
            <w:del w:id="156" w:author="Cavero Sanchez, Cecilia" w:date="2024-12-10T13:22:00Z" w16du:dateUtc="2024-12-10T18:22:00Z">
              <w:r w:rsidDel="00F42C28">
                <w:delText xml:space="preserve"> </w:delText>
              </w:r>
            </w:del>
          </w:p>
          <w:p w14:paraId="00000083" w14:textId="77777777" w:rsidR="002D0961" w:rsidRDefault="002D0961"/>
          <w:p w14:paraId="7B889B56" w14:textId="7F972850" w:rsidR="008E669F" w:rsidRDefault="00830C21">
            <w:r>
              <w:t>Definitions in the literature typically do not require that the INGO’s primary purpose be advocacy and/or service delivery; however, for our purposes, this feature distinguishes INGOs from other types of international civil society organizations (see “International civil society” definition below).</w:t>
            </w:r>
            <w:ins w:id="157" w:author="Cavero Sanchez, Cecilia" w:date="2024-12-10T13:25:00Z" w16du:dateUtc="2024-12-10T18:25:00Z">
              <w:r w:rsidR="00F42C28">
                <w:t xml:space="preserve"> </w:t>
              </w:r>
            </w:ins>
            <w:commentRangeStart w:id="158"/>
            <w:commentRangeStart w:id="159"/>
            <w:commentRangeStart w:id="160"/>
            <w:ins w:id="161" w:author="Cavero Sanchez, Cecilia" w:date="2024-12-10T13:26:00Z" w16du:dateUtc="2024-12-10T18:26:00Z">
              <w:r w:rsidR="00F42C28">
                <w:t xml:space="preserve">NGOs are differentiated from </w:t>
              </w:r>
            </w:ins>
            <w:ins w:id="162" w:author="Cavero Sanchez, Cecilia" w:date="2024-12-10T13:31:00Z" w16du:dateUtc="2024-12-10T18:31:00Z">
              <w:r w:rsidR="008E669F">
                <w:t xml:space="preserve">other types of </w:t>
              </w:r>
            </w:ins>
            <w:ins w:id="163" w:author="Cavero Sanchez, Cecilia" w:date="2024-12-10T13:26:00Z" w16du:dateUtc="2024-12-10T18:26:00Z">
              <w:r w:rsidR="00F42C28">
                <w:t>civil socie</w:t>
              </w:r>
            </w:ins>
            <w:commentRangeEnd w:id="158"/>
            <w:ins w:id="164" w:author="Cavero Sanchez, Cecilia" w:date="2024-12-10T13:31:00Z" w16du:dateUtc="2024-12-10T18:31:00Z">
              <w:r w:rsidR="008E669F">
                <w:rPr>
                  <w:rStyle w:val="CommentReference"/>
                </w:rPr>
                <w:commentReference w:id="158"/>
              </w:r>
            </w:ins>
            <w:commentRangeEnd w:id="159"/>
            <w:ins w:id="165" w:author="Cavero Sanchez, Cecilia" w:date="2024-12-10T13:56:00Z" w16du:dateUtc="2024-12-10T18:56:00Z">
              <w:r w:rsidR="003372CA">
                <w:rPr>
                  <w:rStyle w:val="CommentReference"/>
                </w:rPr>
                <w:commentReference w:id="159"/>
              </w:r>
            </w:ins>
            <w:commentRangeEnd w:id="160"/>
            <w:ins w:id="166" w:author="Cavero Sanchez, Cecilia" w:date="2024-12-10T15:01:00Z" w16du:dateUtc="2024-12-10T20:01:00Z">
              <w:r w:rsidR="007B5DE9">
                <w:rPr>
                  <w:rStyle w:val="CommentReference"/>
                </w:rPr>
                <w:commentReference w:id="160"/>
              </w:r>
            </w:ins>
            <w:ins w:id="167" w:author="Cavero Sanchez, Cecilia" w:date="2024-12-10T13:26:00Z" w16du:dateUtc="2024-12-10T18:26:00Z">
              <w:r w:rsidR="00F42C28">
                <w:t>ty because the</w:t>
              </w:r>
              <w:r w:rsidR="008E669F">
                <w:t xml:space="preserve">ir primary purpose of service delivery and advocacy is intended to supplement the state’s </w:t>
              </w:r>
            </w:ins>
            <w:ins w:id="168" w:author="Cavero Sanchez, Cecilia" w:date="2024-12-10T13:29:00Z" w16du:dateUtc="2024-12-10T18:29:00Z">
              <w:r w:rsidR="008E669F">
                <w:t>provision of services</w:t>
              </w:r>
            </w:ins>
            <w:ins w:id="169" w:author="Cavero Sanchez, Cecilia" w:date="2024-12-10T13:27:00Z" w16du:dateUtc="2024-12-10T18:27:00Z">
              <w:r w:rsidR="008E669F">
                <w:t xml:space="preserve">. In contrast, civil society organizations </w:t>
              </w:r>
            </w:ins>
            <w:ins w:id="170" w:author="Cavero Sanchez, Cecilia" w:date="2024-12-10T13:29:00Z" w16du:dateUtc="2024-12-10T18:29:00Z">
              <w:r w:rsidR="008E669F">
                <w:t>aim to further</w:t>
              </w:r>
            </w:ins>
            <w:ins w:id="171" w:author="Cavero Sanchez, Cecilia" w:date="2024-12-10T13:27:00Z" w16du:dateUtc="2024-12-10T18:27:00Z">
              <w:r w:rsidR="008E669F">
                <w:t xml:space="preserve"> </w:t>
              </w:r>
            </w:ins>
            <w:ins w:id="172" w:author="Cavero Sanchez, Cecilia" w:date="2024-12-10T14:59:00Z" w16du:dateUtc="2024-12-10T19:59:00Z">
              <w:r w:rsidR="007B5DE9">
                <w:t>public goods</w:t>
              </w:r>
            </w:ins>
            <w:ins w:id="173" w:author="Cavero Sanchez, Cecilia" w:date="2024-12-10T13:27:00Z" w16du:dateUtc="2024-12-10T18:27:00Z">
              <w:r w:rsidR="008E669F">
                <w:t xml:space="preserve"> </w:t>
              </w:r>
            </w:ins>
            <w:ins w:id="174" w:author="Cavero Sanchez, Cecilia" w:date="2024-12-10T13:29:00Z" w16du:dateUtc="2024-12-10T18:29:00Z">
              <w:r w:rsidR="008E669F">
                <w:t>that extend beyond direct service provision</w:t>
              </w:r>
            </w:ins>
            <w:ins w:id="175" w:author="Cavero Sanchez, Cecilia" w:date="2024-12-10T13:56:00Z" w16du:dateUtc="2024-12-10T18:56:00Z">
              <w:r w:rsidR="00B12D3A">
                <w:t>. T</w:t>
              </w:r>
            </w:ins>
            <w:ins w:id="176" w:author="Cavero Sanchez, Cecilia" w:date="2024-12-10T13:27:00Z" w16du:dateUtc="2024-12-10T18:27:00Z">
              <w:r w:rsidR="008E669F">
                <w:t xml:space="preserve">hey promote the interests of their members and </w:t>
              </w:r>
            </w:ins>
            <w:ins w:id="177" w:author="Cavero Sanchez, Cecilia" w:date="2024-12-10T13:30:00Z" w16du:dateUtc="2024-12-10T18:30:00Z">
              <w:r w:rsidR="008E669F">
                <w:t xml:space="preserve">contribute to the broader civic space. </w:t>
              </w:r>
              <w:r w:rsidR="008E669F" w:rsidRPr="008E669F">
                <w:t xml:space="preserve">While NGOs often act as </w:t>
              </w:r>
              <w:r w:rsidR="008E669F">
                <w:t>(</w:t>
              </w:r>
              <w:r w:rsidR="008E669F" w:rsidRPr="008E669F">
                <w:t>temporary</w:t>
              </w:r>
              <w:r w:rsidR="008E669F">
                <w:t>)</w:t>
              </w:r>
              <w:r w:rsidR="008E669F" w:rsidRPr="008E669F">
                <w:t xml:space="preserve"> substitutes for state functions, CSOs work towards long-term societal engagement.</w:t>
              </w:r>
            </w:ins>
          </w:p>
          <w:p w14:paraId="00000085" w14:textId="77777777" w:rsidR="002D0961" w:rsidRDefault="002D0961"/>
          <w:p w14:paraId="00000086" w14:textId="04C7B982" w:rsidR="002D0961" w:rsidRDefault="00830C21">
            <w:r>
              <w:t xml:space="preserve">Many international organizations working in the aid and/or peacebuilding field have religious affiliations. For our purposes, we include organizations whose </w:t>
            </w:r>
            <w:r>
              <w:rPr>
                <w:i/>
              </w:rPr>
              <w:t xml:space="preserve">primary mission </w:t>
            </w:r>
            <w:r>
              <w:t>is religious in nature</w:t>
            </w:r>
            <w:ins w:id="178" w:author="Cavero Sanchez, Cecilia" w:date="2024-12-10T13:12:00Z" w16du:dateUtc="2024-12-10T18:12:00Z">
              <w:r w:rsidR="005B7E40">
                <w:t xml:space="preserve"> or are official</w:t>
              </w:r>
            </w:ins>
            <w:ins w:id="179" w:author="Cavero Sanchez, Cecilia" w:date="2024-12-10T13:13:00Z" w16du:dateUtc="2024-12-10T18:13:00Z">
              <w:r w:rsidR="005B7E40">
                <w:t>ly affiliated with religious institutions</w:t>
              </w:r>
            </w:ins>
            <w:r>
              <w:t xml:space="preserve"> as “civil society,” while those with religious </w:t>
            </w:r>
            <w:del w:id="180" w:author="Cavero Sanchez, Cecilia" w:date="2024-12-10T13:13:00Z" w16du:dateUtc="2024-12-10T18:13:00Z">
              <w:r w:rsidDel="005B7E40">
                <w:delText xml:space="preserve">affiliations </w:delText>
              </w:r>
            </w:del>
            <w:ins w:id="181" w:author="Cavero Sanchez, Cecilia" w:date="2024-12-10T13:13:00Z" w16du:dateUtc="2024-12-10T18:13:00Z">
              <w:r w:rsidR="005B7E40">
                <w:t>beliefs</w:t>
              </w:r>
            </w:ins>
            <w:ins w:id="182" w:author="Cavero Sanchez, Cecilia" w:date="2024-12-10T15:02:00Z" w16du:dateUtc="2024-12-10T20:02:00Z">
              <w:r w:rsidR="007B5DE9">
                <w:t>, no official affiliation to a religious institution, and</w:t>
              </w:r>
            </w:ins>
            <w:del w:id="183" w:author="Cavero Sanchez, Cecilia" w:date="2024-12-10T15:02:00Z" w16du:dateUtc="2024-12-10T20:02:00Z">
              <w:r w:rsidDel="007B5DE9">
                <w:delText>but</w:delText>
              </w:r>
            </w:del>
            <w:r>
              <w:t xml:space="preserve"> whose </w:t>
            </w:r>
            <w:r>
              <w:rPr>
                <w:i/>
              </w:rPr>
              <w:t>primary mission</w:t>
            </w:r>
            <w:r>
              <w:t xml:space="preserve"> is advocacy and/or service delivery are classified as NGOs.</w:t>
            </w:r>
          </w:p>
          <w:p w14:paraId="00000087" w14:textId="77777777" w:rsidR="002D0961" w:rsidRDefault="002D0961"/>
          <w:p w14:paraId="34BDDD28" w14:textId="1F708038" w:rsidR="004C2519" w:rsidRPr="004C2519" w:rsidRDefault="00830C21">
            <w:pPr>
              <w:numPr>
                <w:ilvl w:val="0"/>
                <w:numId w:val="22"/>
              </w:numPr>
              <w:spacing w:line="276" w:lineRule="auto"/>
              <w:rPr>
                <w:ins w:id="184" w:author="Cavero Sanchez, Cecilia" w:date="2024-12-10T15:04:00Z" w16du:dateUtc="2024-12-10T20:04:00Z"/>
                <w:rPrChange w:id="185" w:author="Cavero Sanchez, Cecilia" w:date="2024-12-10T15:05:00Z" w16du:dateUtc="2024-12-10T20:05:00Z">
                  <w:rPr>
                    <w:ins w:id="186" w:author="Cavero Sanchez, Cecilia" w:date="2024-12-10T15:04:00Z" w16du:dateUtc="2024-12-10T20:04:00Z"/>
                    <w:lang w:val="fr-FR"/>
                  </w:rPr>
                </w:rPrChange>
              </w:rPr>
              <w:pPrChange w:id="187" w:author="Cavero Sanchez, Cecilia" w:date="2024-12-10T15:04:00Z" w16du:dateUtc="2024-12-10T20:04:00Z">
                <w:pPr>
                  <w:spacing w:line="276" w:lineRule="auto"/>
                </w:pPr>
              </w:pPrChange>
            </w:pPr>
            <w:del w:id="188" w:author="Cavero Sanchez, Cecilia" w:date="2024-12-10T15:04:00Z" w16du:dateUtc="2024-12-10T20:04:00Z">
              <w:r w:rsidRPr="004C2519" w:rsidDel="004C2519">
                <w:delText xml:space="preserve">Examples: </w:delText>
              </w:r>
            </w:del>
            <w:ins w:id="189" w:author="Cavero Sanchez, Cecilia" w:date="2024-12-10T15:04:00Z">
              <w:r w:rsidR="004C2519" w:rsidRPr="004C2519">
                <w:t xml:space="preserve">Alliance des Imams du Corridor Nord pour le Développement </w:t>
              </w:r>
              <w:proofErr w:type="spellStart"/>
              <w:r w:rsidR="004C2519" w:rsidRPr="004C2519">
                <w:t>Humanitaire</w:t>
              </w:r>
            </w:ins>
            <w:proofErr w:type="spellEnd"/>
            <w:ins w:id="190" w:author="Cavero Sanchez, Cecilia" w:date="2024-12-10T15:05:00Z" w16du:dateUtc="2024-12-10T20:05:00Z">
              <w:r w:rsidR="004C2519" w:rsidRPr="004C2519">
                <w:rPr>
                  <w:rPrChange w:id="191" w:author="Cavero Sanchez, Cecilia" w:date="2024-12-10T15:05:00Z" w16du:dateUtc="2024-12-10T20:05:00Z">
                    <w:rPr>
                      <w:lang w:val="fr-FR"/>
                    </w:rPr>
                  </w:rPrChange>
                </w:rPr>
                <w:t xml:space="preserve"> is an organization that works in Burundi, Rwanda and the DRC. </w:t>
              </w:r>
              <w:r w:rsidR="004C2519">
                <w:t xml:space="preserve">While </w:t>
              </w:r>
            </w:ins>
            <w:ins w:id="192" w:author="Cavero Sanchez, Cecilia" w:date="2024-12-10T15:06:00Z" w16du:dateUtc="2024-12-10T20:06:00Z">
              <w:r w:rsidR="004C2519">
                <w:t xml:space="preserve">the organization uses religion as an anchor for their work, </w:t>
              </w:r>
            </w:ins>
            <w:ins w:id="193" w:author="Cavero Sanchez, Cecilia" w:date="2024-12-10T15:07:00Z" w16du:dateUtc="2024-12-10T20:07:00Z">
              <w:r w:rsidR="004C2519">
                <w:t>it</w:t>
              </w:r>
            </w:ins>
            <w:ins w:id="194" w:author="Cavero Sanchez, Cecilia" w:date="2024-12-10T15:06:00Z" w16du:dateUtc="2024-12-10T20:06:00Z">
              <w:r w:rsidR="004C2519">
                <w:t xml:space="preserve"> </w:t>
              </w:r>
            </w:ins>
            <w:ins w:id="195" w:author="Cavero Sanchez, Cecilia" w:date="2024-12-10T15:07:00Z" w16du:dateUtc="2024-12-10T20:07:00Z">
              <w:r w:rsidR="004C2519">
                <w:t>is</w:t>
              </w:r>
            </w:ins>
            <w:ins w:id="196" w:author="Cavero Sanchez, Cecilia" w:date="2024-12-10T15:06:00Z" w16du:dateUtc="2024-12-10T20:06:00Z">
              <w:r w:rsidR="004C2519">
                <w:t xml:space="preserve"> not affiliated with a church or any other official religious institution and primarily carr</w:t>
              </w:r>
            </w:ins>
            <w:ins w:id="197" w:author="Cavero Sanchez, Cecilia" w:date="2024-12-10T15:07:00Z" w16du:dateUtc="2024-12-10T20:07:00Z">
              <w:r w:rsidR="004C2519">
                <w:t>ies</w:t>
              </w:r>
            </w:ins>
            <w:ins w:id="198" w:author="Cavero Sanchez, Cecilia" w:date="2024-12-10T15:06:00Z" w16du:dateUtc="2024-12-10T20:06:00Z">
              <w:r w:rsidR="004C2519">
                <w:t xml:space="preserve"> out service delivery activities. </w:t>
              </w:r>
            </w:ins>
            <w:ins w:id="199" w:author="Cavero Sanchez, Cecilia" w:date="2024-12-10T15:07:00Z" w16du:dateUtc="2024-12-10T20:07:00Z">
              <w:r w:rsidR="004C2519">
                <w:t>Therefore, it</w:t>
              </w:r>
            </w:ins>
            <w:ins w:id="200" w:author="Cavero Sanchez, Cecilia" w:date="2024-12-10T15:06:00Z" w16du:dateUtc="2024-12-10T20:06:00Z">
              <w:r w:rsidR="004C2519">
                <w:t xml:space="preserve"> </w:t>
              </w:r>
            </w:ins>
            <w:ins w:id="201" w:author="Cavero Sanchez, Cecilia" w:date="2024-12-10T15:07:00Z" w16du:dateUtc="2024-12-10T20:07:00Z">
              <w:r w:rsidR="004C2519">
                <w:t>is</w:t>
              </w:r>
            </w:ins>
            <w:ins w:id="202" w:author="Cavero Sanchez, Cecilia" w:date="2024-12-10T15:06:00Z" w16du:dateUtc="2024-12-10T20:06:00Z">
              <w:r w:rsidR="004C2519">
                <w:t xml:space="preserve"> classified as</w:t>
              </w:r>
            </w:ins>
            <w:ins w:id="203" w:author="Cavero Sanchez, Cecilia" w:date="2024-12-10T15:07:00Z" w16du:dateUtc="2024-12-10T20:07:00Z">
              <w:r w:rsidR="004C2519">
                <w:t xml:space="preserve"> an</w:t>
              </w:r>
            </w:ins>
            <w:ins w:id="204" w:author="Cavero Sanchez, Cecilia" w:date="2024-12-10T15:06:00Z" w16du:dateUtc="2024-12-10T20:06:00Z">
              <w:r w:rsidR="004C2519">
                <w:t xml:space="preserve"> INGO.</w:t>
              </w:r>
            </w:ins>
          </w:p>
          <w:p w14:paraId="0D6A8C26" w14:textId="77777777" w:rsidR="004C2519" w:rsidRPr="004C2519" w:rsidRDefault="004C2519">
            <w:pPr>
              <w:spacing w:line="276" w:lineRule="auto"/>
              <w:rPr>
                <w:ins w:id="205" w:author="Cavero Sanchez, Cecilia" w:date="2024-12-10T15:04:00Z" w16du:dateUtc="2024-12-10T20:04:00Z"/>
                <w:lang w:val="fr-FR"/>
                <w:rPrChange w:id="206" w:author="Cavero Sanchez, Cecilia" w:date="2024-12-10T15:04:00Z" w16du:dateUtc="2024-12-10T20:04:00Z">
                  <w:rPr>
                    <w:ins w:id="207" w:author="Cavero Sanchez, Cecilia" w:date="2024-12-10T15:04:00Z" w16du:dateUtc="2024-12-10T20:04:00Z"/>
                  </w:rPr>
                </w:rPrChange>
              </w:rPr>
              <w:pPrChange w:id="208" w:author="Cavero Sanchez, Cecilia" w:date="2024-12-10T15:04:00Z" w16du:dateUtc="2024-12-10T20:04:00Z">
                <w:pPr>
                  <w:numPr>
                    <w:numId w:val="22"/>
                  </w:numPr>
                  <w:spacing w:line="276" w:lineRule="auto"/>
                  <w:ind w:left="720" w:hanging="360"/>
                </w:pPr>
              </w:pPrChange>
            </w:pPr>
          </w:p>
          <w:p w14:paraId="12E4ACDA" w14:textId="07520562" w:rsidR="004C2519" w:rsidRDefault="004C2519" w:rsidP="004C2519">
            <w:pPr>
              <w:numPr>
                <w:ilvl w:val="0"/>
                <w:numId w:val="22"/>
              </w:numPr>
              <w:spacing w:line="276" w:lineRule="auto"/>
              <w:rPr>
                <w:ins w:id="209" w:author="Cavero Sanchez, Cecilia" w:date="2024-12-10T15:08:00Z" w16du:dateUtc="2024-12-10T20:08:00Z"/>
              </w:rPr>
            </w:pPr>
            <w:ins w:id="210" w:author="Cavero Sanchez, Cecilia" w:date="2024-12-10T15:04:00Z" w16du:dateUtc="2024-12-10T20:04:00Z">
              <w:r>
                <w:t xml:space="preserve">Other examples: </w:t>
              </w:r>
            </w:ins>
            <w:r w:rsidR="00830C21">
              <w:t xml:space="preserve">Peace Brigades International (PBI) is a Belgian international humanitarian organization operating in Colombia and is coded as an INGO. </w:t>
            </w:r>
            <w:del w:id="211" w:author="Cavero Sanchez, Cecilia" w:date="2024-10-23T11:02:00Z" w16du:dateUtc="2024-10-23T15:02:00Z">
              <w:r w:rsidR="00830C21" w:rsidDel="004425B4">
                <w:delText xml:space="preserve"> </w:delText>
              </w:r>
            </w:del>
            <w:r w:rsidR="00830C21">
              <w:t xml:space="preserve">Action </w:t>
            </w:r>
            <w:del w:id="212" w:author="Cavero Sanchez, Cecilia" w:date="2024-10-23T11:02:00Z" w16du:dateUtc="2024-10-23T15:02:00Z">
              <w:r w:rsidR="00830C21" w:rsidDel="004425B4">
                <w:delText xml:space="preserve"> </w:delText>
              </w:r>
            </w:del>
            <w:r w:rsidR="00830C21">
              <w:t xml:space="preserve">Contre La </w:t>
            </w:r>
            <w:proofErr w:type="spellStart"/>
            <w:r w:rsidR="00830C21">
              <w:t>Faim</w:t>
            </w:r>
            <w:proofErr w:type="spellEnd"/>
            <w:r w:rsidR="00830C21">
              <w:t xml:space="preserve"> </w:t>
            </w:r>
            <w:r w:rsidR="00830C21">
              <w:lastRenderedPageBreak/>
              <w:t xml:space="preserve">(ACF) is a France-based international food security organization. Caritas International is a Belgium-based INGO that operates in over 200 countries, including Burundi. </w:t>
            </w:r>
          </w:p>
          <w:p w14:paraId="5B0611C6" w14:textId="77777777" w:rsidR="004C2519" w:rsidRDefault="004C2519">
            <w:pPr>
              <w:spacing w:line="276" w:lineRule="auto"/>
              <w:ind w:left="720"/>
              <w:pPrChange w:id="213" w:author="Cavero Sanchez, Cecilia" w:date="2024-12-10T15:08:00Z" w16du:dateUtc="2024-12-10T20:08:00Z">
                <w:pPr>
                  <w:numPr>
                    <w:numId w:val="22"/>
                  </w:numPr>
                  <w:spacing w:line="276" w:lineRule="auto"/>
                  <w:ind w:left="720" w:hanging="360"/>
                </w:pPr>
              </w:pPrChange>
            </w:pPr>
          </w:p>
          <w:p w14:paraId="00000089" w14:textId="77777777" w:rsidR="002D0961" w:rsidRDefault="00830C21">
            <w:pPr>
              <w:numPr>
                <w:ilvl w:val="0"/>
                <w:numId w:val="22"/>
              </w:numPr>
              <w:spacing w:line="276" w:lineRule="auto"/>
            </w:pPr>
            <w:r>
              <w:t>For the purposes of this dataset, International Committee of the Red Cross (ICRC) is coded as an INGO even though its structure is unusual for INGOs</w:t>
            </w:r>
            <w:sdt>
              <w:sdtPr>
                <w:tag w:val="goog_rdk_21"/>
                <w:id w:val="-1129619961"/>
              </w:sdtPr>
              <w:sdtContent>
                <w:commentRangeStart w:id="214"/>
              </w:sdtContent>
            </w:sdt>
            <w:sdt>
              <w:sdtPr>
                <w:tag w:val="goog_rdk_22"/>
                <w:id w:val="-1851017062"/>
              </w:sdtPr>
              <w:sdtContent>
                <w:commentRangeStart w:id="215"/>
                <w:commentRangeStart w:id="216"/>
              </w:sdtContent>
            </w:sdt>
            <w:r>
              <w:t>.</w:t>
            </w:r>
            <w:commentRangeEnd w:id="214"/>
            <w:r>
              <w:commentReference w:id="214"/>
            </w:r>
            <w:commentRangeEnd w:id="216"/>
            <w:r>
              <w:commentReference w:id="216"/>
            </w:r>
            <w:commentRangeEnd w:id="215"/>
            <w:r w:rsidR="004425B4">
              <w:rPr>
                <w:rStyle w:val="CommentReference"/>
              </w:rPr>
              <w:commentReference w:id="215"/>
            </w:r>
          </w:p>
          <w:p w14:paraId="0000008A" w14:textId="77777777" w:rsidR="002D0961" w:rsidRDefault="002D0961">
            <w:pPr>
              <w:rPr>
                <w:ins w:id="217" w:author="Cavero Sanchez, Cecilia" w:date="2024-12-10T13:22:00Z" w16du:dateUtc="2024-12-10T18:22:00Z"/>
              </w:rPr>
            </w:pPr>
          </w:p>
          <w:p w14:paraId="1D1B2A4E" w14:textId="62839FDA" w:rsidR="00F42C28" w:rsidRDefault="00F42C28">
            <w:pPr>
              <w:rPr>
                <w:ins w:id="218" w:author="Cavero Sanchez, Cecilia" w:date="2024-12-10T13:23:00Z" w16du:dateUtc="2024-12-10T18:23:00Z"/>
              </w:rPr>
            </w:pPr>
            <w:ins w:id="219" w:author="Cavero Sanchez, Cecilia" w:date="2024-12-10T13:22:00Z" w16du:dateUtc="2024-12-10T18:22:00Z">
              <w:r>
                <w:t xml:space="preserve">We consider umbrella organizations </w:t>
              </w:r>
            </w:ins>
            <w:ins w:id="220" w:author="Cavero Sanchez, Cecilia" w:date="2024-12-10T13:23:00Z" w16du:dateUtc="2024-12-10T18:23:00Z">
              <w:r>
                <w:t xml:space="preserve">that coordinate the activities of multiple INGOs as INGOs themselves. </w:t>
              </w:r>
            </w:ins>
          </w:p>
          <w:p w14:paraId="2765F07C" w14:textId="44966D64" w:rsidR="00F42C28" w:rsidRDefault="00F42C28" w:rsidP="00F42C28">
            <w:pPr>
              <w:rPr>
                <w:ins w:id="221" w:author="Cavero Sanchez, Cecilia" w:date="2024-12-10T13:23:00Z" w16du:dateUtc="2024-12-10T18:23:00Z"/>
              </w:rPr>
            </w:pPr>
          </w:p>
          <w:p w14:paraId="067B8B31" w14:textId="4B5CFD69" w:rsidR="00F42C28" w:rsidRDefault="009A61F3" w:rsidP="00F42C28">
            <w:pPr>
              <w:numPr>
                <w:ilvl w:val="0"/>
                <w:numId w:val="22"/>
              </w:numPr>
              <w:spacing w:line="276" w:lineRule="auto"/>
              <w:rPr>
                <w:ins w:id="222" w:author="Cavero Sanchez, Cecilia" w:date="2024-12-10T13:23:00Z" w16du:dateUtc="2024-12-10T18:23:00Z"/>
              </w:rPr>
            </w:pPr>
            <w:proofErr w:type="spellStart"/>
            <w:ins w:id="223" w:author="Cavero Sanchez, Cecilia" w:date="2024-12-10T13:38:00Z" w16du:dateUtc="2024-12-10T18:38:00Z">
              <w:r>
                <w:t>Digni</w:t>
              </w:r>
              <w:proofErr w:type="spellEnd"/>
              <w:r>
                <w:t xml:space="preserve"> is</w:t>
              </w:r>
              <w:r w:rsidRPr="009A61F3">
                <w:t xml:space="preserve"> an umbrella of religious organizations</w:t>
              </w:r>
            </w:ins>
            <w:ins w:id="224" w:author="Cavero Sanchez, Cecilia" w:date="2024-12-10T13:39:00Z" w16du:dateUtc="2024-12-10T18:39:00Z">
              <w:r>
                <w:t xml:space="preserve"> whose </w:t>
              </w:r>
            </w:ins>
            <w:ins w:id="225" w:author="Cavero Sanchez, Cecilia" w:date="2024-12-10T13:38:00Z" w16du:dateUtc="2024-12-10T18:38:00Z">
              <w:r w:rsidRPr="009A61F3">
                <w:t>main purpose is service delivery</w:t>
              </w:r>
            </w:ins>
            <w:ins w:id="226" w:author="Cavero Sanchez, Cecilia" w:date="2024-12-10T13:39:00Z" w16du:dateUtc="2024-12-10T18:39:00Z">
              <w:r>
                <w:t xml:space="preserve"> </w:t>
              </w:r>
            </w:ins>
            <w:ins w:id="227" w:author="Cavero Sanchez, Cecilia" w:date="2024-12-10T13:41:00Z" w16du:dateUtc="2024-12-10T18:41:00Z">
              <w:r>
                <w:t>via</w:t>
              </w:r>
            </w:ins>
            <w:ins w:id="228" w:author="Cavero Sanchez, Cecilia" w:date="2024-12-10T13:39:00Z" w16du:dateUtc="2024-12-10T18:39:00Z">
              <w:r>
                <w:t xml:space="preserve"> </w:t>
              </w:r>
            </w:ins>
            <w:ins w:id="229" w:author="Cavero Sanchez, Cecilia" w:date="2024-12-10T13:40:00Z" w16du:dateUtc="2024-12-10T18:40:00Z">
              <w:r>
                <w:t>projects around the world</w:t>
              </w:r>
            </w:ins>
            <w:ins w:id="230" w:author="Cavero Sanchez, Cecilia" w:date="2024-12-10T13:39:00Z" w16du:dateUtc="2024-12-10T18:39:00Z">
              <w:r>
                <w:t xml:space="preserve">. </w:t>
              </w:r>
            </w:ins>
            <w:ins w:id="231" w:author="Cavero Sanchez, Cecilia" w:date="2024-12-10T13:40:00Z" w16du:dateUtc="2024-12-10T18:40:00Z">
              <w:r>
                <w:t xml:space="preserve">Since the member organizations have service delivery as their main purpose, they are NGOs; as a result, the umbrella organization </w:t>
              </w:r>
              <w:proofErr w:type="spellStart"/>
              <w:r>
                <w:t>Digni</w:t>
              </w:r>
              <w:proofErr w:type="spellEnd"/>
              <w:r>
                <w:t xml:space="preserve"> is considered a</w:t>
              </w:r>
            </w:ins>
            <w:ins w:id="232" w:author="Cavero Sanchez, Cecilia" w:date="2024-12-10T13:41:00Z" w16du:dateUtc="2024-12-10T18:41:00Z">
              <w:r>
                <w:t xml:space="preserve">n </w:t>
              </w:r>
            </w:ins>
            <w:ins w:id="233" w:author="Cavero Sanchez, Cecilia" w:date="2024-12-10T13:40:00Z" w16du:dateUtc="2024-12-10T18:40:00Z">
              <w:r>
                <w:t>NGO</w:t>
              </w:r>
            </w:ins>
            <w:ins w:id="234" w:author="Cavero Sanchez, Cecilia" w:date="2024-12-10T13:39:00Z" w16du:dateUtc="2024-12-10T18:39:00Z">
              <w:r>
                <w:t>.</w:t>
              </w:r>
            </w:ins>
            <w:ins w:id="235" w:author="Cavero Sanchez, Cecilia" w:date="2024-12-10T13:41:00Z" w16du:dateUtc="2024-12-10T18:41:00Z">
              <w:r>
                <w:t xml:space="preserve"> Because it operates in multiple countries, </w:t>
              </w:r>
              <w:proofErr w:type="spellStart"/>
              <w:r>
                <w:t>Digni's</w:t>
              </w:r>
              <w:proofErr w:type="spellEnd"/>
              <w:r>
                <w:t xml:space="preserve"> classification is INGO.</w:t>
              </w:r>
            </w:ins>
          </w:p>
          <w:p w14:paraId="62779B78" w14:textId="77777777" w:rsidR="00F42C28" w:rsidRDefault="00F42C28" w:rsidP="00F42C28">
            <w:pPr>
              <w:rPr>
                <w:ins w:id="236" w:author="Cavero Sanchez, Cecilia" w:date="2024-12-10T13:22:00Z" w16du:dateUtc="2024-12-10T18:22:00Z"/>
              </w:rPr>
            </w:pPr>
          </w:p>
          <w:p w14:paraId="38246C99" w14:textId="32C36126" w:rsidR="0012499F" w:rsidRDefault="0012499F">
            <w:pPr>
              <w:rPr>
                <w:ins w:id="237" w:author="Cavero Sanchez, Cecilia" w:date="2025-01-07T09:32:00Z" w16du:dateUtc="2025-01-07T08:32:00Z"/>
              </w:rPr>
            </w:pPr>
            <w:ins w:id="238" w:author="Cavero Sanchez, Cecilia" w:date="2025-01-07T09:31:00Z" w16du:dateUtc="2025-01-07T08:31:00Z">
              <w:r>
                <w:t>We consider</w:t>
              </w:r>
            </w:ins>
            <w:ins w:id="239" w:author="Cavero Sanchez, Cecilia" w:date="2025-01-07T09:32:00Z" w16du:dateUtc="2025-01-07T08:32:00Z">
              <w:r>
                <w:t xml:space="preserve"> local branches of INGOs that operate in the host country as INGOs as well.</w:t>
              </w:r>
            </w:ins>
          </w:p>
          <w:p w14:paraId="3AF47CE6" w14:textId="77777777" w:rsidR="0012499F" w:rsidRDefault="0012499F">
            <w:pPr>
              <w:rPr>
                <w:ins w:id="240" w:author="Cavero Sanchez, Cecilia" w:date="2025-01-07T09:32:00Z" w16du:dateUtc="2025-01-07T08:32:00Z"/>
              </w:rPr>
            </w:pPr>
          </w:p>
          <w:p w14:paraId="47BACD4D" w14:textId="5573503D" w:rsidR="0012499F" w:rsidRDefault="0012499F" w:rsidP="0012499F">
            <w:pPr>
              <w:numPr>
                <w:ilvl w:val="0"/>
                <w:numId w:val="22"/>
              </w:numPr>
              <w:spacing w:line="276" w:lineRule="auto"/>
              <w:rPr>
                <w:ins w:id="241" w:author="Cavero Sanchez, Cecilia" w:date="2025-01-07T09:32:00Z" w16du:dateUtc="2025-01-07T08:32:00Z"/>
              </w:rPr>
            </w:pPr>
            <w:ins w:id="242" w:author="Cavero Sanchez, Cecilia" w:date="2025-01-07T09:32:00Z" w16du:dateUtc="2025-01-07T08:32:00Z">
              <w:r>
                <w:t>For example, Caritas Colombia is considered an INGO because it is a branch of the INGO Caritas.</w:t>
              </w:r>
            </w:ins>
          </w:p>
          <w:p w14:paraId="7F4FB847" w14:textId="77777777" w:rsidR="0012499F" w:rsidRDefault="0012499F"/>
          <w:p w14:paraId="6AFEDF48" w14:textId="77777777" w:rsidR="0012499F" w:rsidRDefault="0012499F"/>
          <w:p w14:paraId="0000008B" w14:textId="79D49AFE" w:rsidR="002D0961" w:rsidRDefault="00830C21">
            <w:r>
              <w:rPr>
                <w:b/>
              </w:rPr>
              <w:t xml:space="preserve">National non-governmental organization (NNGO): </w:t>
            </w:r>
            <w:r>
              <w:t>A nongovernmental, not-for-profit, formal,</w:t>
            </w:r>
            <w:r>
              <w:rPr>
                <w:vertAlign w:val="superscript"/>
              </w:rPr>
              <w:footnoteReference w:id="8"/>
            </w:r>
            <w:r>
              <w:t xml:space="preserve"> organization that is active in only one country and whose primary purpose is advocacy and/or service delivery.  In addition, the advocacy and/or service delivery carried out by an NGO should extend to society at large rather than only the organization’s membership. In other words, a union or organization focused on providing services and/or advocating on behalf of its only membership would classify as “National civil society” rather than as an NNGO (see below).</w:t>
            </w:r>
            <w:ins w:id="243" w:author="Cavero Sanchez, Cecilia" w:date="2024-12-10T13:23:00Z" w16du:dateUtc="2024-12-10T18:23:00Z">
              <w:r w:rsidR="00F42C28">
                <w:t xml:space="preserve"> We </w:t>
              </w:r>
            </w:ins>
            <w:ins w:id="244" w:author="Cavero Sanchez, Cecilia" w:date="2024-12-10T13:57:00Z" w16du:dateUtc="2024-12-10T18:57:00Z">
              <w:r w:rsidR="00B12D3A">
                <w:t xml:space="preserve">also </w:t>
              </w:r>
            </w:ins>
            <w:ins w:id="245" w:author="Cavero Sanchez, Cecilia" w:date="2024-12-10T13:23:00Z" w16du:dateUtc="2024-12-10T18:23:00Z">
              <w:r w:rsidR="00F42C28">
                <w:t xml:space="preserve">consider umbrella organizations that coordinate the activities of multiple NNGOs as </w:t>
              </w:r>
            </w:ins>
            <w:ins w:id="246" w:author="Cavero Sanchez, Cecilia" w:date="2024-12-10T13:24:00Z" w16du:dateUtc="2024-12-10T18:24:00Z">
              <w:r w:rsidR="00F42C28">
                <w:t>N</w:t>
              </w:r>
            </w:ins>
            <w:ins w:id="247" w:author="Cavero Sanchez, Cecilia" w:date="2024-12-10T13:23:00Z" w16du:dateUtc="2024-12-10T18:23:00Z">
              <w:r w:rsidR="00F42C28">
                <w:t xml:space="preserve">NGOs themselves. </w:t>
              </w:r>
            </w:ins>
          </w:p>
          <w:p w14:paraId="0000008C" w14:textId="77777777" w:rsidR="002D0961" w:rsidRDefault="002D0961"/>
          <w:p w14:paraId="0000008D" w14:textId="77777777" w:rsidR="002D0961" w:rsidRDefault="00830C21">
            <w:r>
              <w:t xml:space="preserve">As in the INGO definition elaborated above, the distinction between NNGOs and other types of domestic civil society organizations (see “National civil society - other” definition below) lies in their purpose. Other functional definitions of NGOs specify that they generally “[operate] in the context of development and social change” (Lewis et al. 2021 p. 4) or “are geared to improving the quality of life of disadvantaged people” (Vakil 1997); however, we find that the “primary purpose of advocacy and/or service delivery” is a </w:t>
            </w:r>
            <w:commentRangeStart w:id="248"/>
            <w:r>
              <w:t xml:space="preserve">more concrete distinction. </w:t>
            </w:r>
            <w:commentRangeEnd w:id="248"/>
            <w:r w:rsidR="004C2519">
              <w:rPr>
                <w:rStyle w:val="CommentReference"/>
              </w:rPr>
              <w:commentReference w:id="248"/>
            </w:r>
          </w:p>
          <w:p w14:paraId="0000008E" w14:textId="77777777" w:rsidR="002D0961" w:rsidRDefault="002D0961"/>
          <w:p w14:paraId="0000008F" w14:textId="77777777" w:rsidR="002D0961" w:rsidRDefault="00830C21">
            <w:pPr>
              <w:numPr>
                <w:ilvl w:val="0"/>
                <w:numId w:val="4"/>
              </w:numPr>
              <w:spacing w:line="276" w:lineRule="auto"/>
              <w:rPr>
                <w:ins w:id="249" w:author="Cavero Sanchez, Cecilia" w:date="2025-02-12T10:46:00Z" w16du:dateUtc="2025-02-12T15:46:00Z"/>
              </w:rPr>
            </w:pPr>
            <w:r>
              <w:t xml:space="preserve">Examples: Libyan Youth Voice Organization (LYVO) is a solely Libyan-based advocacy organization and </w:t>
            </w:r>
            <w:commentRangeStart w:id="250"/>
            <w:r>
              <w:t>would be coded as an NNGO</w:t>
            </w:r>
            <w:commentRangeEnd w:id="250"/>
            <w:r w:rsidR="004425B4">
              <w:rPr>
                <w:rStyle w:val="CommentReference"/>
              </w:rPr>
              <w:commentReference w:id="250"/>
            </w:r>
            <w:r>
              <w:t xml:space="preserve">.  </w:t>
            </w:r>
            <w:r>
              <w:rPr>
                <w:i/>
              </w:rPr>
              <w:t xml:space="preserve">Association Des </w:t>
            </w:r>
            <w:proofErr w:type="spellStart"/>
            <w:r>
              <w:rPr>
                <w:i/>
              </w:rPr>
              <w:t>Citoyens</w:t>
            </w:r>
            <w:proofErr w:type="spellEnd"/>
            <w:r>
              <w:rPr>
                <w:i/>
              </w:rPr>
              <w:t xml:space="preserve"> Pour </w:t>
            </w:r>
            <w:proofErr w:type="spellStart"/>
            <w:r>
              <w:rPr>
                <w:i/>
              </w:rPr>
              <w:t>L'Avancement</w:t>
            </w:r>
            <w:proofErr w:type="spellEnd"/>
            <w:r>
              <w:rPr>
                <w:i/>
              </w:rPr>
              <w:t xml:space="preserve"> Et Le </w:t>
            </w:r>
            <w:proofErr w:type="spellStart"/>
            <w:r>
              <w:rPr>
                <w:i/>
              </w:rPr>
              <w:t>Relancement</w:t>
            </w:r>
            <w:proofErr w:type="spellEnd"/>
            <w:r>
              <w:rPr>
                <w:i/>
              </w:rPr>
              <w:t xml:space="preserve"> Social</w:t>
            </w:r>
            <w:r>
              <w:t xml:space="preserve"> (ACARESO) in Haiti lists itself as a nonprofit organization, and because its mission is service delivery, it would be coded as an NNGO.</w:t>
            </w:r>
          </w:p>
          <w:p w14:paraId="409A6CEC" w14:textId="650623DA" w:rsidR="001849F7" w:rsidDel="001849F7" w:rsidRDefault="001849F7" w:rsidP="001849F7">
            <w:pPr>
              <w:numPr>
                <w:ilvl w:val="0"/>
                <w:numId w:val="4"/>
              </w:numPr>
              <w:spacing w:line="276" w:lineRule="auto"/>
              <w:rPr>
                <w:del w:id="251" w:author="Cavero Sanchez, Cecilia" w:date="2025-02-12T10:47:00Z" w16du:dateUtc="2025-02-12T15:47:00Z"/>
              </w:rPr>
            </w:pPr>
            <w:ins w:id="252" w:author="Cavero Sanchez, Cecilia" w:date="2025-02-12T10:46:00Z" w16du:dateUtc="2025-02-12T15:46:00Z">
              <w:r>
                <w:lastRenderedPageBreak/>
                <w:t xml:space="preserve">The </w:t>
              </w:r>
              <w:proofErr w:type="spellStart"/>
              <w:r>
                <w:t>Fondation</w:t>
              </w:r>
              <w:proofErr w:type="spellEnd"/>
              <w:r>
                <w:t xml:space="preserve"> Hirondelle – Media for Peace and Human Dignity is an NGO whose main activity is to fund media organizations. </w:t>
              </w:r>
            </w:ins>
            <w:ins w:id="253" w:author="Cavero Sanchez, Cecilia" w:date="2025-02-12T10:47:00Z" w16du:dateUtc="2025-02-12T15:47:00Z">
              <w:r>
                <w:t>Even though it produces some media content, given its primary purpose is funding, we code it as an NNGO.</w:t>
              </w:r>
            </w:ins>
          </w:p>
          <w:p w14:paraId="00000090" w14:textId="77777777" w:rsidR="002D0961" w:rsidRDefault="002D0961"/>
          <w:p w14:paraId="41A4B706" w14:textId="155AFEC8" w:rsidR="00604303" w:rsidRDefault="00830C21">
            <w:r>
              <w:rPr>
                <w:b/>
              </w:rPr>
              <w:t xml:space="preserve">International civil society: </w:t>
            </w:r>
            <w:r>
              <w:t xml:space="preserve">A nongovernmental, not-for-profit organization that is active in more than one country and does not fit the definition of INGO stated above (the primary purpose is </w:t>
            </w:r>
            <w:r>
              <w:rPr>
                <w:i/>
              </w:rPr>
              <w:t>not</w:t>
            </w:r>
            <w:r>
              <w:t xml:space="preserve"> advocacy and/or service delivery). </w:t>
            </w:r>
            <w:ins w:id="254" w:author="Cavero Sanchez, Cecilia" w:date="2024-10-24T14:59:00Z" w16du:dateUtc="2024-10-24T18:59:00Z">
              <w:r w:rsidR="00874D24" w:rsidRPr="00874D24">
                <w:t xml:space="preserve">To be considered an international civil society organization, </w:t>
              </w:r>
            </w:ins>
            <w:ins w:id="255" w:author="Cavero Sanchez, Cecilia" w:date="2024-10-24T15:00:00Z" w16du:dateUtc="2024-10-24T19:00:00Z">
              <w:r w:rsidR="000E5660">
                <w:t>the actor</w:t>
              </w:r>
            </w:ins>
            <w:ins w:id="256" w:author="Cavero Sanchez, Cecilia" w:date="2024-10-24T14:59:00Z" w16du:dateUtc="2024-10-24T18:59:00Z">
              <w:r w:rsidR="00874D24" w:rsidRPr="00874D24">
                <w:t xml:space="preserve"> does not need to be </w:t>
              </w:r>
            </w:ins>
            <w:ins w:id="257" w:author="Cavero Sanchez, Cecilia" w:date="2024-11-26T09:47:00Z" w16du:dateUtc="2024-11-26T14:47:00Z">
              <w:r w:rsidR="002F7A34">
                <w:t>based</w:t>
              </w:r>
            </w:ins>
            <w:ins w:id="258" w:author="Cavero Sanchez, Cecilia" w:date="2024-10-24T14:59:00Z" w16du:dateUtc="2024-10-24T18:59:00Z">
              <w:r w:rsidR="00874D24" w:rsidRPr="00874D24">
                <w:t xml:space="preserve"> in multiple countries; it is sufficient </w:t>
              </w:r>
            </w:ins>
            <w:ins w:id="259" w:author="Cavero Sanchez, Cecilia" w:date="2024-10-24T15:00:00Z" w16du:dateUtc="2024-10-24T19:00:00Z">
              <w:r w:rsidR="000E5660">
                <w:t>if it operates</w:t>
              </w:r>
            </w:ins>
            <w:ins w:id="260" w:author="Cavero Sanchez, Cecilia" w:date="2024-10-24T14:59:00Z" w16du:dateUtc="2024-10-24T18:59:00Z">
              <w:r w:rsidR="00874D24" w:rsidRPr="00874D24">
                <w:t xml:space="preserve"> in more than one country</w:t>
              </w:r>
            </w:ins>
            <w:ins w:id="261" w:author="Cavero Sanchez, Cecilia" w:date="2024-10-24T14:57:00Z" w16du:dateUtc="2024-10-24T18:57:00Z">
              <w:r w:rsidR="00874D24">
                <w:t xml:space="preserve">. </w:t>
              </w:r>
            </w:ins>
            <w:r>
              <w:t>In our data, this category prominently includes religious organizations, trade associations,</w:t>
            </w:r>
            <w:ins w:id="262" w:author="Cavero Sanchez, Cecilia" w:date="2024-12-10T14:49:00Z" w16du:dateUtc="2024-12-10T19:49:00Z">
              <w:r w:rsidR="00604303">
                <w:t xml:space="preserve"> hospitals,</w:t>
              </w:r>
            </w:ins>
            <w:r>
              <w:t xml:space="preserve"> and research institutions, among others. These groups are founded upon furthering interests other than advocacy or service — for example, religious, professional, or academic interests. Such civil society organizations may carry out advocacy or service delivery as part of their activities, however, these are not considered to be their primary purposes.</w:t>
            </w:r>
          </w:p>
          <w:p w14:paraId="00000092" w14:textId="77777777" w:rsidR="002D0961" w:rsidRDefault="002D0961"/>
          <w:p w14:paraId="00000093" w14:textId="40E6B5BB" w:rsidR="002D0961" w:rsidRDefault="00830C21">
            <w:r>
              <w:t>Conceptually, civil society is commonly defined as the space between family, market, and state (hence the specifications of nongovernmental and not-for-profit) in which individuals mobilize or “take voluntary collective action around shared interests” (</w:t>
            </w:r>
            <w:proofErr w:type="spellStart"/>
            <w:r>
              <w:t>Paffenholz</w:t>
            </w:r>
            <w:proofErr w:type="spellEnd"/>
            <w:r>
              <w:t xml:space="preserve"> 2014 p. 70; see also Banks et al. 2015, Dunn and Hann 2004, Nilsson et al. 2020, Rooy 1999, White 1994, World Bank 2000). In the literature, NGOs are typically considered a subset of civil society,</w:t>
            </w:r>
            <w:r>
              <w:rPr>
                <w:vertAlign w:val="superscript"/>
              </w:rPr>
              <w:footnoteReference w:id="9"/>
            </w:r>
            <w:r>
              <w:t xml:space="preserve"> though for our purposes, they constitute a separate category.  </w:t>
            </w:r>
            <w:ins w:id="263" w:author="Cavero Sanchez, Cecilia" w:date="2024-12-10T14:30:00Z" w16du:dateUtc="2024-12-10T19:30:00Z">
              <w:r w:rsidR="000A6DD5">
                <w:t>Again, w</w:t>
              </w:r>
            </w:ins>
            <w:del w:id="264" w:author="Cavero Sanchez, Cecilia" w:date="2024-12-10T14:30:00Z" w16du:dateUtc="2024-12-10T19:30:00Z">
              <w:r w:rsidDel="000A6DD5">
                <w:delText>W</w:delText>
              </w:r>
            </w:del>
            <w:r>
              <w:t xml:space="preserve">e </w:t>
            </w:r>
            <w:proofErr w:type="gramStart"/>
            <w:r>
              <w:t>make</w:t>
            </w:r>
            <w:proofErr w:type="gramEnd"/>
            <w:r>
              <w:t xml:space="preserve"> this distinction because the aid industry relies heavily on NGOs and our focus is on service-delivery. As such, it is useful to analyze NGOs separately from the rest of civil society.</w:t>
            </w:r>
          </w:p>
          <w:p w14:paraId="00000094" w14:textId="77777777" w:rsidR="002D0961" w:rsidRDefault="002D0961"/>
          <w:p w14:paraId="00000095" w14:textId="5C71BC99" w:rsidR="002D0961" w:rsidRDefault="00830C21">
            <w:r>
              <w:t>We consider media companies to be civil society, even if they are for-profit, because they serve an important function in civic space.</w:t>
            </w:r>
            <w:ins w:id="265" w:author="Cavero Sanchez, Cecilia" w:date="2024-12-10T14:48:00Z" w16du:dateUtc="2024-12-10T19:48:00Z">
              <w:r w:rsidR="00604303">
                <w:t xml:space="preserve"> </w:t>
              </w:r>
            </w:ins>
            <w:del w:id="266" w:author="Cavero Sanchez, Cecilia" w:date="2024-12-10T14:30:00Z" w16du:dateUtc="2024-12-10T19:30:00Z">
              <w:r w:rsidDel="000A6DD5">
                <w:delText xml:space="preserve"> </w:delText>
              </w:r>
            </w:del>
            <w:ins w:id="267" w:author="Cavero Sanchez, Cecilia" w:date="2024-12-10T14:48:00Z" w16du:dateUtc="2024-12-10T19:48:00Z">
              <w:r w:rsidR="00604303">
                <w:t xml:space="preserve">Organizations with a religious affiliation that operate internationally are considered international civil society if they are a) officially part of a church or other religious institution and/or b) their activities only include advocacy for their religious beliefs – fulfilling the definition of a membership-based organization.  </w:t>
              </w:r>
            </w:ins>
          </w:p>
          <w:p w14:paraId="00000096" w14:textId="77777777" w:rsidR="002D0961" w:rsidRDefault="002D0961"/>
          <w:p w14:paraId="2DFF4AA0" w14:textId="77777777" w:rsidR="00604303" w:rsidRDefault="00830C21" w:rsidP="00F42C28">
            <w:pPr>
              <w:numPr>
                <w:ilvl w:val="0"/>
                <w:numId w:val="16"/>
              </w:numPr>
              <w:spacing w:line="276" w:lineRule="auto"/>
              <w:rPr>
                <w:ins w:id="268" w:author="Cavero Sanchez, Cecilia" w:date="2024-12-10T14:50:00Z" w16du:dateUtc="2024-12-10T19:50:00Z"/>
              </w:rPr>
            </w:pPr>
            <w:r>
              <w:t xml:space="preserve">American Council on Education is a U.S. higher education membership-based organization active in Burundi that would be coded as “International civil society.” </w:t>
            </w:r>
          </w:p>
          <w:p w14:paraId="5EF28D37" w14:textId="4C380709" w:rsidR="00604303" w:rsidRDefault="00604303" w:rsidP="00F42C28">
            <w:pPr>
              <w:numPr>
                <w:ilvl w:val="0"/>
                <w:numId w:val="16"/>
              </w:numPr>
              <w:spacing w:line="276" w:lineRule="auto"/>
              <w:rPr>
                <w:ins w:id="269" w:author="Cavero Sanchez, Cecilia" w:date="2024-12-10T14:41:00Z" w16du:dateUtc="2024-12-10T19:41:00Z"/>
              </w:rPr>
            </w:pPr>
            <w:ins w:id="270" w:author="Cavero Sanchez, Cecilia" w:date="2024-12-10T14:50:00Z" w16du:dateUtc="2024-12-10T19:50:00Z">
              <w:r>
                <w:t>Case Medical Centre is a Ugandan hospital that operates in Burundi that was classified as “International civil society”.</w:t>
              </w:r>
            </w:ins>
          </w:p>
          <w:p w14:paraId="10670A9F" w14:textId="5D9FC069" w:rsidR="00604303" w:rsidRPr="00604303" w:rsidRDefault="00604303" w:rsidP="00F42C28">
            <w:pPr>
              <w:numPr>
                <w:ilvl w:val="0"/>
                <w:numId w:val="16"/>
              </w:numPr>
              <w:spacing w:line="276" w:lineRule="auto"/>
              <w:rPr>
                <w:ins w:id="271" w:author="Cavero Sanchez, Cecilia" w:date="2024-12-10T14:41:00Z" w16du:dateUtc="2024-12-10T19:41:00Z"/>
              </w:rPr>
            </w:pPr>
            <w:ins w:id="272" w:author="Cavero Sanchez, Cecilia" w:date="2024-12-10T14:41:00Z">
              <w:r w:rsidRPr="00604303">
                <w:t>Alliance Francaise in Kampala</w:t>
              </w:r>
            </w:ins>
            <w:ins w:id="273" w:author="Cavero Sanchez, Cecilia" w:date="2024-12-10T14:41:00Z" w16du:dateUtc="2024-12-10T19:41:00Z">
              <w:r w:rsidRPr="00604303">
                <w:t xml:space="preserve"> i</w:t>
              </w:r>
              <w:r w:rsidRPr="00604303">
                <w:rPr>
                  <w:rPrChange w:id="274" w:author="Cavero Sanchez, Cecilia" w:date="2024-12-10T14:42:00Z" w16du:dateUtc="2024-12-10T19:42:00Z">
                    <w:rPr>
                      <w:lang w:val="sv-SE"/>
                    </w:rPr>
                  </w:rPrChange>
                </w:rPr>
                <w:t xml:space="preserve">s </w:t>
              </w:r>
            </w:ins>
            <w:ins w:id="275" w:author="Cavero Sanchez, Cecilia" w:date="2024-12-10T14:42:00Z" w16du:dateUtc="2024-12-10T19:42:00Z">
              <w:r>
                <w:t>an organization that operates internationally focused on cultural and educational activities. It pr</w:t>
              </w:r>
            </w:ins>
            <w:ins w:id="276" w:author="Cavero Sanchez, Cecilia" w:date="2024-12-10T14:43:00Z" w16du:dateUtc="2024-12-10T19:43:00Z">
              <w:r>
                <w:t>omotes culture and language without primarily focusing on service delivery and advocacy</w:t>
              </w:r>
            </w:ins>
            <w:ins w:id="277" w:author="Cavero Sanchez, Cecilia" w:date="2024-12-10T14:44:00Z" w16du:dateUtc="2024-12-10T19:44:00Z">
              <w:r>
                <w:t xml:space="preserve"> as a main goal. Since their main goal is to promote French culture and language as part of a broader public good in the civic space, we consider it an international civil society organization. </w:t>
              </w:r>
            </w:ins>
          </w:p>
          <w:p w14:paraId="08F72212" w14:textId="6CEE0D1A" w:rsidR="00F42C28" w:rsidRDefault="00830C21" w:rsidP="00F42C28">
            <w:pPr>
              <w:numPr>
                <w:ilvl w:val="0"/>
                <w:numId w:val="16"/>
              </w:numPr>
              <w:spacing w:line="276" w:lineRule="auto"/>
            </w:pPr>
            <w:r>
              <w:t xml:space="preserve">Catholic Charities Diocese of </w:t>
            </w:r>
            <w:commentRangeStart w:id="278"/>
            <w:r>
              <w:t>Tole</w:t>
            </w:r>
            <w:ins w:id="279" w:author="Cavero Sanchez, Cecilia" w:date="2024-12-10T14:30:00Z" w16du:dateUtc="2024-12-10T19:30:00Z">
              <w:r w:rsidR="000A6DD5">
                <w:t>d</w:t>
              </w:r>
            </w:ins>
            <w:del w:id="280" w:author="Cavero Sanchez, Cecilia" w:date="2024-12-10T14:30:00Z" w16du:dateUtc="2024-12-10T19:30:00Z">
              <w:r w:rsidDel="000A6DD5">
                <w:delText>t</w:delText>
              </w:r>
            </w:del>
            <w:r>
              <w:t xml:space="preserve">o </w:t>
            </w:r>
            <w:commentRangeEnd w:id="278"/>
            <w:r w:rsidR="00BB1DA7">
              <w:rPr>
                <w:rStyle w:val="CommentReference"/>
              </w:rPr>
              <w:commentReference w:id="278"/>
            </w:r>
            <w:r>
              <w:t xml:space="preserve">is a Catholic church-affiliated religious organization operating in Burundi and falls into this category. Other examples include the Trade Union </w:t>
            </w:r>
            <w:r>
              <w:lastRenderedPageBreak/>
              <w:t xml:space="preserve">Solidarity Centre of Finland, the American Bar Association, </w:t>
            </w:r>
            <w:del w:id="281" w:author="Cavero Sanchez, Cecilia" w:date="2024-12-10T14:45:00Z" w16du:dateUtc="2024-12-10T19:45:00Z">
              <w:r w:rsidDel="00604303">
                <w:rPr>
                  <w:i/>
                </w:rPr>
                <w:delText>Alliance Francaise</w:delText>
              </w:r>
              <w:r w:rsidDel="00604303">
                <w:delText xml:space="preserve">, </w:delText>
              </w:r>
            </w:del>
            <w:r>
              <w:t>and the British Broadcasting Company (BBC).</w:t>
            </w:r>
          </w:p>
          <w:p w14:paraId="00000098" w14:textId="77777777" w:rsidR="002D0961" w:rsidRDefault="002D0961">
            <w:pPr>
              <w:rPr>
                <w:ins w:id="282" w:author="Cavero Sanchez, Cecilia" w:date="2024-12-10T13:24:00Z" w16du:dateUtc="2024-12-10T18:24:00Z"/>
              </w:rPr>
            </w:pPr>
          </w:p>
          <w:p w14:paraId="6D2A5C2B" w14:textId="4DF671FD" w:rsidR="00F42C28" w:rsidRDefault="00F42C28" w:rsidP="00F42C28">
            <w:pPr>
              <w:rPr>
                <w:ins w:id="283" w:author="Cavero Sanchez, Cecilia" w:date="2024-12-10T13:24:00Z" w16du:dateUtc="2024-12-10T18:24:00Z"/>
              </w:rPr>
            </w:pPr>
            <w:ins w:id="284" w:author="Cavero Sanchez, Cecilia" w:date="2024-12-10T13:24:00Z" w16du:dateUtc="2024-12-10T18:24:00Z">
              <w:r>
                <w:t xml:space="preserve">We consider umbrella organizations that coordinate the activities of multiple international civil society organizations as international civil society organizations themselves. </w:t>
              </w:r>
            </w:ins>
          </w:p>
          <w:p w14:paraId="425EECD5" w14:textId="77777777" w:rsidR="00F42C28" w:rsidRDefault="00F42C28">
            <w:pPr>
              <w:rPr>
                <w:ins w:id="285" w:author="Cavero Sanchez, Cecilia" w:date="2024-12-10T13:24:00Z" w16du:dateUtc="2024-12-10T18:24:00Z"/>
              </w:rPr>
            </w:pPr>
          </w:p>
          <w:p w14:paraId="766B73FA" w14:textId="3F43D41D" w:rsidR="00F42C28" w:rsidRDefault="009A61F3" w:rsidP="00F42C28">
            <w:pPr>
              <w:numPr>
                <w:ilvl w:val="0"/>
                <w:numId w:val="16"/>
              </w:numPr>
              <w:spacing w:line="276" w:lineRule="auto"/>
              <w:rPr>
                <w:ins w:id="286" w:author="Cavero Sanchez, Cecilia" w:date="2024-12-10T13:24:00Z" w16du:dateUtc="2024-12-10T18:24:00Z"/>
              </w:rPr>
            </w:pPr>
            <w:ins w:id="287" w:author="Cavero Sanchez, Cecilia" w:date="2024-12-10T13:45:00Z" w16du:dateUtc="2024-12-10T18:45:00Z">
              <w:r>
                <w:t xml:space="preserve">CIVICUS </w:t>
              </w:r>
              <w:r w:rsidRPr="009A61F3">
                <w:t>is an organization that operates as an umbrella and trains civil society organizations</w:t>
              </w:r>
              <w:r>
                <w:t xml:space="preserve">, </w:t>
              </w:r>
              <w:r w:rsidRPr="009A61F3">
                <w:t>connect</w:t>
              </w:r>
              <w:r>
                <w:t>ing</w:t>
              </w:r>
              <w:r w:rsidRPr="009A61F3">
                <w:t xml:space="preserve"> </w:t>
              </w:r>
              <w:r>
                <w:t>CSOs</w:t>
              </w:r>
              <w:r w:rsidRPr="009A61F3">
                <w:t xml:space="preserve"> across the world. They strengthen media, human rights defenders, </w:t>
              </w:r>
              <w:r>
                <w:t xml:space="preserve">and </w:t>
              </w:r>
              <w:r w:rsidRPr="009A61F3">
                <w:t xml:space="preserve">local leadership. </w:t>
              </w:r>
              <w:r>
                <w:t>Because they are an umbrella organization of civil societ</w:t>
              </w:r>
            </w:ins>
            <w:ins w:id="288" w:author="Cavero Sanchez, Cecilia" w:date="2024-12-10T13:46:00Z" w16du:dateUtc="2024-12-10T18:46:00Z">
              <w:r>
                <w:t xml:space="preserve">y organizations that operates in multiple countries, we classify it as international civil society. </w:t>
              </w:r>
            </w:ins>
          </w:p>
          <w:p w14:paraId="2D995470" w14:textId="77777777" w:rsidR="00F42C28" w:rsidRDefault="00F42C28"/>
          <w:p w14:paraId="5F538772" w14:textId="3922AFE6" w:rsidR="004C2519" w:rsidRDefault="00830C21">
            <w:pPr>
              <w:rPr>
                <w:ins w:id="289" w:author="Cavero Sanchez, Cecilia" w:date="2024-12-10T15:10:00Z" w16du:dateUtc="2024-12-10T20:10:00Z"/>
              </w:rPr>
            </w:pPr>
            <w:r>
              <w:rPr>
                <w:b/>
              </w:rPr>
              <w:t xml:space="preserve">National civil society: </w:t>
            </w:r>
            <w:r>
              <w:t>A nongovernmental, not-for-profit</w:t>
            </w:r>
            <w:ins w:id="290" w:author="Cavero Sanchez, Cecilia" w:date="2024-12-10T15:10:00Z" w16du:dateUtc="2024-12-10T20:10:00Z">
              <w:r w:rsidR="004C2519">
                <w:t xml:space="preserve"> </w:t>
              </w:r>
            </w:ins>
            <w:del w:id="291" w:author="Cavero Sanchez, Cecilia" w:date="2024-12-10T15:10:00Z" w16du:dateUtc="2024-12-10T20:10:00Z">
              <w:r w:rsidDel="004C2519">
                <w:delText xml:space="preserve"> </w:delText>
              </w:r>
            </w:del>
            <w:r>
              <w:t xml:space="preserve">organization that is active in only one country and does not fit the definition of NNGO stated above (the primary purpose is </w:t>
            </w:r>
            <w:r>
              <w:rPr>
                <w:i/>
              </w:rPr>
              <w:t>not</w:t>
            </w:r>
            <w:r>
              <w:t xml:space="preserve"> advocacy and/or service delivery). </w:t>
            </w:r>
            <w:ins w:id="292" w:author="Cavero Sanchez, Cecilia" w:date="2024-10-23T11:12:00Z" w16du:dateUtc="2024-10-23T15:12:00Z">
              <w:r w:rsidR="00BB1DA7">
                <w:t>National</w:t>
              </w:r>
            </w:ins>
            <w:r>
              <w:t xml:space="preserve"> </w:t>
            </w:r>
            <w:ins w:id="293" w:author="Cavero Sanchez, Cecilia" w:date="2024-12-10T13:14:00Z" w16du:dateUtc="2024-12-10T18:14:00Z">
              <w:r w:rsidR="005B7E40">
                <w:t xml:space="preserve">civil </w:t>
              </w:r>
            </w:ins>
            <w:ins w:id="294" w:author="Cavero Sanchez, Cecilia" w:date="2024-10-23T11:12:00Z">
              <w:r w:rsidR="00BB1DA7" w:rsidRPr="00BB1DA7">
                <w:t xml:space="preserve">society organizations </w:t>
              </w:r>
            </w:ins>
            <w:ins w:id="295" w:author="Cavero Sanchez, Cecilia" w:date="2024-10-23T11:15:00Z" w16du:dateUtc="2024-10-23T15:15:00Z">
              <w:r w:rsidR="00BB1DA7">
                <w:t>operate in the civic space</w:t>
              </w:r>
            </w:ins>
            <w:ins w:id="296" w:author="Cavero Sanchez, Cecilia" w:date="2024-10-23T11:16:00Z" w16du:dateUtc="2024-10-23T15:16:00Z">
              <w:r w:rsidR="00BB1DA7">
                <w:t xml:space="preserve"> and</w:t>
              </w:r>
            </w:ins>
            <w:ins w:id="297" w:author="Cavero Sanchez, Cecilia" w:date="2024-10-23T11:15:00Z" w16du:dateUtc="2024-10-23T15:15:00Z">
              <w:r w:rsidR="00BB1DA7">
                <w:t xml:space="preserve"> </w:t>
              </w:r>
            </w:ins>
            <w:ins w:id="298" w:author="Cavero Sanchez, Cecilia" w:date="2024-10-23T11:12:00Z">
              <w:r w:rsidR="00BB1DA7" w:rsidRPr="00BB1DA7">
                <w:t>may have different primary purposes</w:t>
              </w:r>
            </w:ins>
            <w:ins w:id="299" w:author="Cavero Sanchez, Cecilia" w:date="2024-12-10T13:14:00Z" w16du:dateUtc="2024-12-10T18:14:00Z">
              <w:r w:rsidR="005B7E40">
                <w:t>,</w:t>
              </w:r>
            </w:ins>
            <w:ins w:id="300" w:author="Cavero Sanchez, Cecilia" w:date="2024-10-23T11:12:00Z">
              <w:r w:rsidR="00BB1DA7" w:rsidRPr="00BB1DA7">
                <w:t xml:space="preserve"> such as religious, professional, or academic interests. They include unions, media companies,</w:t>
              </w:r>
            </w:ins>
            <w:ins w:id="301" w:author="Cavero Sanchez, Cecilia" w:date="2024-12-10T14:50:00Z" w16du:dateUtc="2024-12-10T19:50:00Z">
              <w:r w:rsidR="00604303">
                <w:t xml:space="preserve"> hospitals,</w:t>
              </w:r>
            </w:ins>
            <w:ins w:id="302" w:author="Cavero Sanchez, Cecilia" w:date="2024-10-23T11:13:00Z" w16du:dateUtc="2024-10-23T15:13:00Z">
              <w:r w:rsidR="00BB1DA7">
                <w:t xml:space="preserve"> </w:t>
              </w:r>
              <w:commentRangeStart w:id="303"/>
              <w:r w:rsidR="00BB1DA7">
                <w:t>cooperatives</w:t>
              </w:r>
            </w:ins>
            <w:ins w:id="304" w:author="Cavero Sanchez, Cecilia" w:date="2024-10-23T11:33:00Z" w16du:dateUtc="2024-10-23T15:33:00Z">
              <w:r w:rsidR="00A57659">
                <w:t>/producer associations</w:t>
              </w:r>
            </w:ins>
            <w:commentRangeEnd w:id="303"/>
            <w:ins w:id="305" w:author="Cavero Sanchez, Cecilia" w:date="2024-10-23T11:34:00Z" w16du:dateUtc="2024-10-23T15:34:00Z">
              <w:r w:rsidR="00A57659">
                <w:rPr>
                  <w:rStyle w:val="CommentReference"/>
                </w:rPr>
                <w:commentReference w:id="303"/>
              </w:r>
            </w:ins>
            <w:ins w:id="306" w:author="Cavero Sanchez, Cecilia" w:date="2024-10-23T11:13:00Z" w16du:dateUtc="2024-10-23T15:13:00Z">
              <w:r w:rsidR="00BB1DA7">
                <w:t>,</w:t>
              </w:r>
            </w:ins>
            <w:ins w:id="307" w:author="Cavero Sanchez, Cecilia" w:date="2024-10-23T11:12:00Z">
              <w:r w:rsidR="00BB1DA7" w:rsidRPr="00BB1DA7">
                <w:t xml:space="preserve"> </w:t>
              </w:r>
            </w:ins>
            <w:commentRangeStart w:id="308"/>
            <w:ins w:id="309" w:author="Cavero Sanchez, Cecilia" w:date="2024-10-23T11:43:00Z" w16du:dateUtc="2024-10-23T15:43:00Z">
              <w:r w:rsidR="009B2153">
                <w:t>political parties</w:t>
              </w:r>
            </w:ins>
            <w:commentRangeEnd w:id="308"/>
            <w:ins w:id="310" w:author="Cavero Sanchez, Cecilia" w:date="2024-10-23T11:44:00Z" w16du:dateUtc="2024-10-23T15:44:00Z">
              <w:r w:rsidR="009B2153">
                <w:rPr>
                  <w:rStyle w:val="CommentReference"/>
                </w:rPr>
                <w:commentReference w:id="308"/>
              </w:r>
            </w:ins>
            <w:ins w:id="311" w:author="Cavero Sanchez, Cecilia" w:date="2024-10-23T11:43:00Z" w16du:dateUtc="2024-10-23T15:43:00Z">
              <w:r w:rsidR="009B2153">
                <w:t xml:space="preserve">, </w:t>
              </w:r>
            </w:ins>
            <w:ins w:id="312" w:author="Cavero Sanchez, Cecilia" w:date="2024-10-23T11:12:00Z">
              <w:r w:rsidR="00BB1DA7" w:rsidRPr="00BB1DA7">
                <w:t>and religious organizations</w:t>
              </w:r>
            </w:ins>
            <w:ins w:id="313" w:author="Cavero Sanchez, Cecilia" w:date="2024-12-10T13:09:00Z" w16du:dateUtc="2024-12-10T18:09:00Z">
              <w:r w:rsidR="005B7E40">
                <w:t xml:space="preserve">. Civil society organizations </w:t>
              </w:r>
            </w:ins>
            <w:ins w:id="314" w:author="Cavero Sanchez, Cecilia" w:date="2024-10-23T11:12:00Z">
              <w:r w:rsidR="00BB1DA7" w:rsidRPr="00BB1DA7">
                <w:t>focus on activities confined to their members or specific interests rather than the</w:t>
              </w:r>
            </w:ins>
            <w:ins w:id="315" w:author="Cavero Sanchez, Cecilia" w:date="2024-12-10T13:09:00Z" w16du:dateUtc="2024-12-10T18:09:00Z">
              <w:r w:rsidR="005B7E40">
                <w:t xml:space="preserve"> </w:t>
              </w:r>
              <w:proofErr w:type="gramStart"/>
              <w:r w:rsidR="005B7E40">
                <w:t>general</w:t>
              </w:r>
            </w:ins>
            <w:ins w:id="316" w:author="Cavero Sanchez, Cecilia" w:date="2024-10-23T11:12:00Z">
              <w:r w:rsidR="00BB1DA7" w:rsidRPr="00BB1DA7">
                <w:t xml:space="preserve"> </w:t>
              </w:r>
            </w:ins>
            <w:ins w:id="317" w:author="Cavero Sanchez, Cecilia" w:date="2024-12-10T13:09:00Z" w16du:dateUtc="2024-12-10T18:09:00Z">
              <w:r w:rsidR="005B7E40" w:rsidRPr="00BB1DA7">
                <w:t>public</w:t>
              </w:r>
              <w:proofErr w:type="gramEnd"/>
              <w:r w:rsidR="005B7E40">
                <w:t xml:space="preserve"> – they are membership-based organizations (</w:t>
              </w:r>
              <w:commentRangeStart w:id="318"/>
              <w:r w:rsidR="005B7E40">
                <w:t>Banks et al. 2015</w:t>
              </w:r>
            </w:ins>
            <w:commentRangeEnd w:id="318"/>
            <w:r w:rsidR="0052056A">
              <w:t>)</w:t>
            </w:r>
            <w:ins w:id="319" w:author="Cavero Sanchez, Cecilia" w:date="2024-12-10T13:09:00Z" w16du:dateUtc="2024-12-10T18:09:00Z">
              <w:r w:rsidR="005B7E40">
                <w:rPr>
                  <w:rStyle w:val="CommentReference"/>
                </w:rPr>
                <w:commentReference w:id="318"/>
              </w:r>
            </w:ins>
            <w:ins w:id="320" w:author="Cavero Sanchez, Cecilia" w:date="2024-10-23T11:12:00Z" w16du:dateUtc="2024-10-23T15:12:00Z">
              <w:r w:rsidR="00BB1DA7">
                <w:t xml:space="preserve">. </w:t>
              </w:r>
            </w:ins>
            <w:del w:id="321" w:author="Cavero Sanchez, Cecilia" w:date="2024-10-23T11:13:00Z" w16du:dateUtc="2024-10-23T15:13:00Z">
              <w:r w:rsidDel="00BB1DA7">
                <w:delText xml:space="preserve">Please see the above definition for “International civil society” for further discussion on definitions of civil society and its distinctions from NGOs in this dataset. </w:delText>
              </w:r>
            </w:del>
          </w:p>
          <w:p w14:paraId="245C1016" w14:textId="77777777" w:rsidR="004C2519" w:rsidRDefault="004C2519">
            <w:pPr>
              <w:rPr>
                <w:ins w:id="322" w:author="Cavero Sanchez, Cecilia" w:date="2024-12-10T15:10:00Z" w16du:dateUtc="2024-12-10T20:10:00Z"/>
              </w:rPr>
            </w:pPr>
          </w:p>
          <w:p w14:paraId="02978CFD" w14:textId="01654030" w:rsidR="000A6DD5" w:rsidRDefault="00604303">
            <w:pPr>
              <w:rPr>
                <w:ins w:id="323" w:author="Cavero Sanchez, Cecilia" w:date="2024-12-10T14:31:00Z" w16du:dateUtc="2024-12-10T19:31:00Z"/>
              </w:rPr>
            </w:pPr>
            <w:ins w:id="324" w:author="Cavero Sanchez, Cecilia" w:date="2024-12-10T14:48:00Z" w16du:dateUtc="2024-12-10T19:48:00Z">
              <w:r>
                <w:t>Again, o</w:t>
              </w:r>
            </w:ins>
            <w:ins w:id="325" w:author="Cavero Sanchez, Cecilia" w:date="2024-12-10T13:10:00Z" w16du:dateUtc="2024-12-10T18:10:00Z">
              <w:r w:rsidR="005B7E40">
                <w:t xml:space="preserve">rganizations </w:t>
              </w:r>
            </w:ins>
            <w:ins w:id="326" w:author="Cavero Sanchez, Cecilia" w:date="2024-12-10T14:46:00Z" w16du:dateUtc="2024-12-10T19:46:00Z">
              <w:r>
                <w:t xml:space="preserve">operating in the host country only </w:t>
              </w:r>
            </w:ins>
            <w:ins w:id="327" w:author="Cavero Sanchez, Cecilia" w:date="2024-12-10T13:10:00Z" w16du:dateUtc="2024-12-10T18:10:00Z">
              <w:r w:rsidR="005B7E40">
                <w:t xml:space="preserve">with a religious affiliation are considered </w:t>
              </w:r>
            </w:ins>
            <w:ins w:id="328" w:author="Cavero Sanchez, Cecilia" w:date="2024-12-10T14:46:00Z" w16du:dateUtc="2024-12-10T19:46:00Z">
              <w:r>
                <w:t xml:space="preserve">national </w:t>
              </w:r>
            </w:ins>
            <w:ins w:id="329" w:author="Cavero Sanchez, Cecilia" w:date="2024-12-10T13:10:00Z" w16du:dateUtc="2024-12-10T18:10:00Z">
              <w:r w:rsidR="005B7E40">
                <w:t>civil society if they are a) officially part of a church or other religious institution and/or b) their activiti</w:t>
              </w:r>
            </w:ins>
            <w:ins w:id="330" w:author="Cavero Sanchez, Cecilia" w:date="2024-12-10T13:11:00Z" w16du:dateUtc="2024-12-10T18:11:00Z">
              <w:r w:rsidR="005B7E40">
                <w:t>es only include advocacy for their religious beliefs – fulfilling the definition of a membership-based organization</w:t>
              </w:r>
            </w:ins>
            <w:ins w:id="331" w:author="Cavero Sanchez, Cecilia" w:date="2024-12-10T13:10:00Z" w16du:dateUtc="2024-12-10T18:10:00Z">
              <w:r w:rsidR="005B7E40">
                <w:t xml:space="preserve">.  </w:t>
              </w:r>
            </w:ins>
          </w:p>
          <w:p w14:paraId="61AEEA89" w14:textId="77777777" w:rsidR="000A6DD5" w:rsidRDefault="000A6DD5">
            <w:pPr>
              <w:rPr>
                <w:ins w:id="332" w:author="Cavero Sanchez, Cecilia" w:date="2024-12-10T14:31:00Z" w16du:dateUtc="2024-12-10T19:31:00Z"/>
              </w:rPr>
            </w:pPr>
          </w:p>
          <w:p w14:paraId="00000099" w14:textId="650A92CF" w:rsidR="002D0961" w:rsidRDefault="00830C21">
            <w:pPr>
              <w:rPr>
                <w:ins w:id="333" w:author="Cavero Sanchez, Cecilia" w:date="2024-10-23T11:11:00Z" w16du:dateUtc="2024-10-23T15:11:00Z"/>
              </w:rPr>
            </w:pPr>
            <w:r>
              <w:t>As stated above, we consider media companies to be civil society, even if they are for-profit, given their important role in civic space. We also consider unions to be civil society, rather than NGOs (as stated above), because their role in service and advocacy is confined to their members rather than society at large.</w:t>
            </w:r>
            <w:ins w:id="334" w:author="Cavero Sanchez, Cecilia" w:date="2024-10-23T11:13:00Z" w16du:dateUtc="2024-10-23T15:13:00Z">
              <w:r w:rsidR="00BB1DA7">
                <w:t xml:space="preserve"> Please see the above definition for “International civil society” for further discussion on definitions of civil society and its distinctions from NGOs in this dataset.</w:t>
              </w:r>
            </w:ins>
          </w:p>
          <w:p w14:paraId="06ECCC97" w14:textId="77777777" w:rsidR="00BB1DA7" w:rsidRDefault="00BB1DA7">
            <w:pPr>
              <w:rPr>
                <w:ins w:id="335" w:author="Cavero Sanchez, Cecilia" w:date="2024-10-23T11:11:00Z" w16du:dateUtc="2024-10-23T15:11:00Z"/>
              </w:rPr>
            </w:pPr>
          </w:p>
          <w:p w14:paraId="43E4283D" w14:textId="1EF61B86" w:rsidR="00BB1DA7" w:rsidDel="00BB1DA7" w:rsidRDefault="00BB1DA7" w:rsidP="00FF5949">
            <w:pPr>
              <w:rPr>
                <w:del w:id="336" w:author="Cavero Sanchez, Cecilia" w:date="2024-10-23T11:16:00Z" w16du:dateUtc="2024-10-23T15:16:00Z"/>
              </w:rPr>
            </w:pPr>
            <w:ins w:id="337" w:author="Cavero Sanchez, Cecilia" w:date="2024-10-23T11:11:00Z" w16du:dateUtc="2024-10-23T15:11:00Z">
              <w:r>
                <w:t xml:space="preserve">Some </w:t>
              </w:r>
              <w:commentRangeStart w:id="338"/>
              <w:r>
                <w:t xml:space="preserve">examples </w:t>
              </w:r>
            </w:ins>
            <w:commentRangeEnd w:id="338"/>
            <w:ins w:id="339" w:author="Cavero Sanchez, Cecilia" w:date="2024-10-23T11:30:00Z" w16du:dateUtc="2024-10-23T15:30:00Z">
              <w:r w:rsidR="00A57659">
                <w:rPr>
                  <w:rStyle w:val="CommentReference"/>
                </w:rPr>
                <w:commentReference w:id="338"/>
              </w:r>
            </w:ins>
            <w:ins w:id="340" w:author="Cavero Sanchez, Cecilia" w:date="2024-10-23T11:11:00Z" w16du:dateUtc="2024-10-23T15:11:00Z">
              <w:r>
                <w:t>include:</w:t>
              </w:r>
            </w:ins>
          </w:p>
          <w:p w14:paraId="0000009A" w14:textId="77777777" w:rsidR="002D0961" w:rsidRDefault="002D0961"/>
          <w:p w14:paraId="3F2AF903" w14:textId="77777777" w:rsidR="003372CA" w:rsidRDefault="00830C21" w:rsidP="003372CA">
            <w:pPr>
              <w:numPr>
                <w:ilvl w:val="0"/>
                <w:numId w:val="25"/>
              </w:numPr>
              <w:spacing w:line="276" w:lineRule="auto"/>
              <w:rPr>
                <w:ins w:id="341" w:author="Cavero Sanchez, Cecilia" w:date="2024-12-10T13:46:00Z" w16du:dateUtc="2024-12-10T18:46:00Z"/>
              </w:rPr>
            </w:pPr>
            <w:del w:id="342" w:author="Cavero Sanchez, Cecilia" w:date="2024-10-23T11:11:00Z" w16du:dateUtc="2024-10-23T15:11:00Z">
              <w:r w:rsidDel="00BB1DA7">
                <w:delText xml:space="preserve">Examples: </w:delText>
              </w:r>
            </w:del>
            <w:r w:rsidRPr="003372CA">
              <w:rPr>
                <w:i/>
              </w:rPr>
              <w:t>El Espectador</w:t>
            </w:r>
            <w:r>
              <w:t xml:space="preserve"> is a Colombian </w:t>
            </w:r>
            <w:del w:id="343" w:author="Cavero Sanchez, Cecilia" w:date="2024-10-23T11:11:00Z" w16du:dateUtc="2024-10-23T15:11:00Z">
              <w:r w:rsidDel="00BB1DA7">
                <w:delText>media outlet</w:delText>
              </w:r>
            </w:del>
            <w:ins w:id="344" w:author="Cavero Sanchez, Cecilia" w:date="2024-10-23T11:11:00Z" w16du:dateUtc="2024-10-23T15:11:00Z">
              <w:r w:rsidR="00BB1DA7">
                <w:t>organization</w:t>
              </w:r>
            </w:ins>
            <w:r>
              <w:t xml:space="preserve"> classified as “National civil society</w:t>
            </w:r>
            <w:del w:id="345" w:author="Cavero Sanchez, Cecilia" w:date="2024-10-23T11:11:00Z" w16du:dateUtc="2024-10-23T15:11:00Z">
              <w:r w:rsidDel="00BB1DA7">
                <w:delText>.</w:delText>
              </w:r>
            </w:del>
            <w:r>
              <w:t>”</w:t>
            </w:r>
            <w:ins w:id="346" w:author="Cavero Sanchez, Cecilia" w:date="2024-10-23T11:11:00Z" w16du:dateUtc="2024-10-23T15:11:00Z">
              <w:r w:rsidR="00BB1DA7">
                <w:t xml:space="preserve"> because it is a media outlet.</w:t>
              </w:r>
            </w:ins>
            <w:r>
              <w:t xml:space="preserve"> </w:t>
            </w:r>
          </w:p>
          <w:p w14:paraId="09E097C5" w14:textId="77777777" w:rsidR="003372CA" w:rsidRDefault="003372CA">
            <w:pPr>
              <w:spacing w:line="276" w:lineRule="auto"/>
              <w:ind w:left="720"/>
              <w:rPr>
                <w:ins w:id="347" w:author="Cavero Sanchez, Cecilia" w:date="2024-12-10T13:46:00Z" w16du:dateUtc="2024-12-10T18:46:00Z"/>
              </w:rPr>
              <w:pPrChange w:id="348" w:author="Cavero Sanchez, Cecilia" w:date="2024-12-10T13:46:00Z" w16du:dateUtc="2024-12-10T18:46:00Z">
                <w:pPr>
                  <w:numPr>
                    <w:numId w:val="25"/>
                  </w:numPr>
                  <w:spacing w:line="276" w:lineRule="auto"/>
                  <w:ind w:left="720" w:hanging="360"/>
                </w:pPr>
              </w:pPrChange>
            </w:pPr>
          </w:p>
          <w:p w14:paraId="0E7D88E9" w14:textId="66CC1ABF" w:rsidR="00FF5949" w:rsidRDefault="00FF5949" w:rsidP="003372CA">
            <w:pPr>
              <w:numPr>
                <w:ilvl w:val="0"/>
                <w:numId w:val="25"/>
              </w:numPr>
              <w:spacing w:line="276" w:lineRule="auto"/>
              <w:rPr>
                <w:ins w:id="349" w:author="Cavero Sanchez, Cecilia" w:date="2024-10-23T11:39:00Z" w16du:dateUtc="2024-10-23T15:39:00Z"/>
              </w:rPr>
            </w:pPr>
            <w:ins w:id="350" w:author="Cavero Sanchez, Cecilia" w:date="2024-10-23T11:25:00Z">
              <w:r w:rsidRPr="00FF5949">
                <w:t xml:space="preserve">The </w:t>
              </w:r>
              <w:proofErr w:type="spellStart"/>
              <w:r w:rsidRPr="00FF5949">
                <w:t>Asociación</w:t>
              </w:r>
              <w:proofErr w:type="spellEnd"/>
              <w:r w:rsidRPr="00FF5949">
                <w:t xml:space="preserve"> Nacional de Zonas de </w:t>
              </w:r>
              <w:proofErr w:type="spellStart"/>
              <w:r w:rsidRPr="00FF5949">
                <w:t>Reserva</w:t>
              </w:r>
              <w:proofErr w:type="spellEnd"/>
              <w:r w:rsidRPr="00FF5949">
                <w:t xml:space="preserve"> Campesina (ANZORC) is a</w:t>
              </w:r>
            </w:ins>
            <w:ins w:id="351" w:author="Cavero Sanchez, Cecilia" w:date="2024-10-23T11:25:00Z" w16du:dateUtc="2024-10-23T15:25:00Z">
              <w:r>
                <w:t xml:space="preserve">n </w:t>
              </w:r>
            </w:ins>
            <w:ins w:id="352" w:author="Cavero Sanchez, Cecilia" w:date="2024-10-23T11:25:00Z">
              <w:r w:rsidRPr="00FF5949">
                <w:t>organization in Colombia that focuses on promoting and strengthening the rights and interests of peasant communities. Its primary goal is to organize and unite these communities around shared interests.</w:t>
              </w:r>
            </w:ins>
            <w:ins w:id="353" w:author="Cavero Sanchez, Cecilia" w:date="2024-10-23T11:25:00Z" w16du:dateUtc="2024-10-23T15:25:00Z">
              <w:r>
                <w:t xml:space="preserve"> Additionally,</w:t>
              </w:r>
            </w:ins>
            <w:ins w:id="354" w:author="Cavero Sanchez, Cecilia" w:date="2024-10-23T11:25:00Z">
              <w:r w:rsidRPr="00FF5949">
                <w:t xml:space="preserve"> ANZORC's membership consists of associations of peasant organizations and communities</w:t>
              </w:r>
            </w:ins>
            <w:ins w:id="355" w:author="Cavero Sanchez, Cecilia" w:date="2024-10-23T11:26:00Z" w16du:dateUtc="2024-10-23T15:26:00Z">
              <w:r>
                <w:t xml:space="preserve">. </w:t>
              </w:r>
              <w:commentRangeStart w:id="356"/>
              <w:commentRangeStart w:id="357"/>
              <w:r>
                <w:t xml:space="preserve">Therefore, even though </w:t>
              </w:r>
            </w:ins>
            <w:ins w:id="358" w:author="Cavero Sanchez, Cecilia" w:date="2024-10-23T11:31:00Z" w16du:dateUtc="2024-10-23T15:31:00Z">
              <w:r w:rsidR="00A57659">
                <w:t>ANZORC</w:t>
              </w:r>
            </w:ins>
            <w:ins w:id="359" w:author="Cavero Sanchez, Cecilia" w:date="2024-10-23T11:30:00Z" w16du:dateUtc="2024-10-23T15:30:00Z">
              <w:r w:rsidR="00A57659">
                <w:t xml:space="preserve"> also</w:t>
              </w:r>
            </w:ins>
            <w:ins w:id="360" w:author="Cavero Sanchez, Cecilia" w:date="2024-10-23T11:26:00Z" w16du:dateUtc="2024-10-23T15:26:00Z">
              <w:r>
                <w:t xml:space="preserve"> engages in </w:t>
              </w:r>
              <w:r>
                <w:lastRenderedPageBreak/>
                <w:t xml:space="preserve">advocacy activities, because its primary purpose is to promote a specific interest and its activities </w:t>
              </w:r>
            </w:ins>
            <w:ins w:id="361" w:author="Cavero Sanchez, Cecilia" w:date="2024-10-23T11:31:00Z" w16du:dateUtc="2024-10-23T15:31:00Z">
              <w:r w:rsidR="00A57659">
                <w:t xml:space="preserve">extend only </w:t>
              </w:r>
            </w:ins>
            <w:ins w:id="362" w:author="Cavero Sanchez, Cecilia" w:date="2024-10-23T11:26:00Z" w16du:dateUtc="2024-10-23T15:26:00Z">
              <w:r>
                <w:t>to the</w:t>
              </w:r>
            </w:ins>
            <w:ins w:id="363" w:author="Cavero Sanchez, Cecilia" w:date="2024-10-23T11:27:00Z" w16du:dateUtc="2024-10-23T15:27:00Z">
              <w:r>
                <w:t xml:space="preserve">ir membership, we consider them national civil society. </w:t>
              </w:r>
            </w:ins>
            <w:commentRangeEnd w:id="356"/>
            <w:ins w:id="364" w:author="Cavero Sanchez, Cecilia" w:date="2024-10-23T11:29:00Z" w16du:dateUtc="2024-10-23T15:29:00Z">
              <w:r w:rsidR="00A57659">
                <w:rPr>
                  <w:rStyle w:val="CommentReference"/>
                </w:rPr>
                <w:commentReference w:id="356"/>
              </w:r>
            </w:ins>
            <w:commentRangeEnd w:id="357"/>
            <w:ins w:id="365" w:author="Cavero Sanchez, Cecilia" w:date="2024-10-23T11:31:00Z" w16du:dateUtc="2024-10-23T15:31:00Z">
              <w:r w:rsidR="00A57659">
                <w:rPr>
                  <w:rStyle w:val="CommentReference"/>
                </w:rPr>
                <w:commentReference w:id="357"/>
              </w:r>
            </w:ins>
          </w:p>
          <w:p w14:paraId="60A82016" w14:textId="77777777" w:rsidR="009B2153" w:rsidRDefault="009B2153">
            <w:pPr>
              <w:spacing w:line="276" w:lineRule="auto"/>
              <w:ind w:left="720"/>
              <w:rPr>
                <w:ins w:id="366" w:author="Cavero Sanchez, Cecilia" w:date="2024-10-23T11:39:00Z" w16du:dateUtc="2024-10-23T15:39:00Z"/>
              </w:rPr>
              <w:pPrChange w:id="367" w:author="Cavero Sanchez, Cecilia" w:date="2024-10-23T11:39:00Z" w16du:dateUtc="2024-10-23T15:39:00Z">
                <w:pPr>
                  <w:numPr>
                    <w:numId w:val="25"/>
                  </w:numPr>
                  <w:spacing w:line="276" w:lineRule="auto"/>
                  <w:ind w:left="720" w:hanging="360"/>
                </w:pPr>
              </w:pPrChange>
            </w:pPr>
          </w:p>
          <w:p w14:paraId="306E9AE9" w14:textId="6CBB723C" w:rsidR="009B2153" w:rsidRDefault="009B2153" w:rsidP="009B2153">
            <w:pPr>
              <w:numPr>
                <w:ilvl w:val="0"/>
                <w:numId w:val="25"/>
              </w:numPr>
              <w:spacing w:line="276" w:lineRule="auto"/>
              <w:rPr>
                <w:ins w:id="368" w:author="Cavero Sanchez, Cecilia" w:date="2024-10-23T11:39:00Z" w16du:dateUtc="2024-10-23T15:39:00Z"/>
              </w:rPr>
            </w:pPr>
            <w:ins w:id="369" w:author="Cavero Sanchez, Cecilia" w:date="2024-10-23T11:39:00Z">
              <w:r w:rsidRPr="009B2153">
                <w:t xml:space="preserve">The </w:t>
              </w:r>
              <w:proofErr w:type="spellStart"/>
              <w:r w:rsidRPr="009B2153">
                <w:t>Asociación</w:t>
              </w:r>
              <w:proofErr w:type="spellEnd"/>
              <w:r w:rsidRPr="009B2153">
                <w:t xml:space="preserve"> de </w:t>
              </w:r>
              <w:proofErr w:type="spellStart"/>
              <w:r w:rsidRPr="009B2153">
                <w:t>Productores</w:t>
              </w:r>
              <w:proofErr w:type="spellEnd"/>
              <w:r w:rsidRPr="009B2153">
                <w:t xml:space="preserve"> </w:t>
              </w:r>
              <w:proofErr w:type="spellStart"/>
              <w:r w:rsidRPr="009B2153">
                <w:t>Ecologic</w:t>
              </w:r>
            </w:ins>
            <w:ins w:id="370" w:author="Cavero Sanchez, Cecilia" w:date="2024-10-23T11:40:00Z" w16du:dateUtc="2024-10-23T15:40:00Z">
              <w:r>
                <w:t>o</w:t>
              </w:r>
            </w:ins>
            <w:ins w:id="371" w:author="Cavero Sanchez, Cecilia" w:date="2024-10-23T11:39:00Z">
              <w:r w:rsidRPr="009B2153">
                <w:t>s</w:t>
              </w:r>
              <w:proofErr w:type="spellEnd"/>
              <w:r w:rsidRPr="009B2153">
                <w:t xml:space="preserve"> de </w:t>
              </w:r>
              <w:proofErr w:type="spellStart"/>
              <w:r w:rsidRPr="009B2153">
                <w:t>Planadas</w:t>
              </w:r>
              <w:proofErr w:type="spellEnd"/>
              <w:r w:rsidRPr="009B2153">
                <w:t xml:space="preserve"> (ASOPEP) is an organization in Colombia that focuses on supporting ecological coffee production among smallholder farmers. Its primary goal is to organize and unite these producers around shared interests, such as community development and sustainable agriculture. Additionally, ASOPEP operates as a cooperative of 162 smallholder specialty producers. </w:t>
              </w:r>
            </w:ins>
            <w:ins w:id="372" w:author="Cavero Sanchez, Cecilia" w:date="2024-10-23T11:40:00Z" w16du:dateUtc="2024-10-23T15:40:00Z">
              <w:r>
                <w:t>E</w:t>
              </w:r>
            </w:ins>
            <w:ins w:id="373" w:author="Cavero Sanchez, Cecilia" w:date="2024-10-23T11:39:00Z">
              <w:r w:rsidRPr="009B2153">
                <w:t xml:space="preserve">ven though ASOPEP engages in commercial activities like selling coffee, because its primary purpose is to support its members and </w:t>
              </w:r>
            </w:ins>
            <w:ins w:id="374" w:author="Cavero Sanchez, Cecilia" w:date="2024-10-23T11:40:00Z" w16du:dateUtc="2024-10-23T15:40:00Z">
              <w:r>
                <w:t>the profits are shared among their members</w:t>
              </w:r>
            </w:ins>
            <w:ins w:id="375" w:author="Cavero Sanchez, Cecilia" w:date="2024-10-23T11:39:00Z">
              <w:r w:rsidRPr="009B2153">
                <w:t>, it is classified as a national civil society organization rather than a national company</w:t>
              </w:r>
            </w:ins>
            <w:ins w:id="376" w:author="Cavero Sanchez, Cecilia" w:date="2024-10-23T11:39:00Z" w16du:dateUtc="2024-10-23T15:39:00Z">
              <w:r>
                <w:t>.</w:t>
              </w:r>
            </w:ins>
          </w:p>
          <w:p w14:paraId="0F544F30" w14:textId="77777777" w:rsidR="009B2153" w:rsidRDefault="009B2153">
            <w:pPr>
              <w:spacing w:line="276" w:lineRule="auto"/>
              <w:ind w:left="720"/>
              <w:rPr>
                <w:ins w:id="377" w:author="Cavero Sanchez, Cecilia" w:date="2024-10-23T11:26:00Z" w16du:dateUtc="2024-10-23T15:26:00Z"/>
              </w:rPr>
              <w:pPrChange w:id="378" w:author="Cavero Sanchez, Cecilia" w:date="2024-10-23T11:39:00Z" w16du:dateUtc="2024-10-23T15:39:00Z">
                <w:pPr>
                  <w:numPr>
                    <w:numId w:val="25"/>
                  </w:numPr>
                  <w:spacing w:line="276" w:lineRule="auto"/>
                  <w:ind w:left="720" w:hanging="360"/>
                </w:pPr>
              </w:pPrChange>
            </w:pPr>
          </w:p>
          <w:p w14:paraId="0000009B" w14:textId="67CE3F0D" w:rsidR="002D0961" w:rsidRDefault="00830C21">
            <w:pPr>
              <w:numPr>
                <w:ilvl w:val="0"/>
                <w:numId w:val="25"/>
              </w:numPr>
              <w:spacing w:line="276" w:lineRule="auto"/>
            </w:pPr>
            <w:r>
              <w:t>The South Sudan Council of Churches is a conglomeration of seven South Sudanese churches that operates in South Sudan as a “National civil society” organization. Because the aim of this organization is religious activity rather than advocacy or service delivery, it is classified as a civil society rather than an NGO.</w:t>
            </w:r>
          </w:p>
          <w:p w14:paraId="0000009C" w14:textId="77777777" w:rsidR="002D0961" w:rsidRDefault="002D0961">
            <w:pPr>
              <w:rPr>
                <w:ins w:id="379" w:author="Cavero Sanchez, Cecilia" w:date="2024-12-10T13:24:00Z" w16du:dateUtc="2024-12-10T18:24:00Z"/>
              </w:rPr>
            </w:pPr>
          </w:p>
          <w:p w14:paraId="336C8A1E" w14:textId="3E168214" w:rsidR="00F42C28" w:rsidRDefault="00F42C28" w:rsidP="00F42C28">
            <w:pPr>
              <w:rPr>
                <w:ins w:id="380" w:author="Cavero Sanchez, Cecilia" w:date="2024-12-10T13:24:00Z" w16du:dateUtc="2024-12-10T18:24:00Z"/>
              </w:rPr>
            </w:pPr>
            <w:ins w:id="381" w:author="Cavero Sanchez, Cecilia" w:date="2024-12-10T13:24:00Z" w16du:dateUtc="2024-12-10T18:24:00Z">
              <w:r>
                <w:t xml:space="preserve">We consider umbrella organizations that coordinate the activities of multiple national civil society organizations as national civil society organizations themselves. </w:t>
              </w:r>
            </w:ins>
          </w:p>
          <w:p w14:paraId="65FB8048" w14:textId="77777777" w:rsidR="00F42C28" w:rsidRDefault="00F42C28" w:rsidP="00F42C28">
            <w:pPr>
              <w:rPr>
                <w:ins w:id="382" w:author="Cavero Sanchez, Cecilia" w:date="2024-12-10T13:24:00Z" w16du:dateUtc="2024-12-10T18:24:00Z"/>
              </w:rPr>
            </w:pPr>
          </w:p>
          <w:p w14:paraId="70D1FB48" w14:textId="057C41A8" w:rsidR="009A61F3" w:rsidRPr="009A61F3" w:rsidRDefault="009A61F3">
            <w:pPr>
              <w:pStyle w:val="ListParagraph"/>
              <w:numPr>
                <w:ilvl w:val="0"/>
                <w:numId w:val="16"/>
              </w:numPr>
              <w:spacing w:line="276" w:lineRule="auto"/>
              <w:pPrChange w:id="383" w:author="Cavero Sanchez, Cecilia" w:date="2024-12-10T13:44:00Z" w16du:dateUtc="2024-12-10T18:44:00Z">
                <w:pPr/>
              </w:pPrChange>
            </w:pPr>
            <w:ins w:id="384" w:author="Cavero Sanchez, Cecilia" w:date="2024-12-10T13:42:00Z" w16du:dateUtc="2024-12-10T18:42:00Z">
              <w:r w:rsidRPr="009A61F3">
                <w:rPr>
                  <w:lang w:val="en-US"/>
                </w:rPr>
                <w:t xml:space="preserve">Le </w:t>
              </w:r>
              <w:proofErr w:type="spellStart"/>
              <w:r w:rsidRPr="009A61F3">
                <w:rPr>
                  <w:lang w:val="en-US"/>
                </w:rPr>
                <w:t>Collectif</w:t>
              </w:r>
              <w:proofErr w:type="spellEnd"/>
              <w:r w:rsidRPr="009A61F3">
                <w:rPr>
                  <w:lang w:val="en-US"/>
                </w:rPr>
                <w:t xml:space="preserve"> des Associations et ONGs </w:t>
              </w:r>
              <w:proofErr w:type="spellStart"/>
              <w:r w:rsidRPr="009A61F3">
                <w:rPr>
                  <w:lang w:val="en-US"/>
                </w:rPr>
                <w:t>Féminines</w:t>
              </w:r>
              <w:proofErr w:type="spellEnd"/>
              <w:r w:rsidRPr="009A61F3">
                <w:rPr>
                  <w:lang w:val="en-US"/>
                </w:rPr>
                <w:t xml:space="preserve"> du Burundi</w:t>
              </w:r>
              <w:r w:rsidRPr="009A61F3">
                <w:rPr>
                  <w:lang w:val="en-US"/>
                  <w:rPrChange w:id="385" w:author="Cavero Sanchez, Cecilia" w:date="2024-12-10T13:43:00Z" w16du:dateUtc="2024-12-10T18:43:00Z">
                    <w:rPr>
                      <w:lang w:val="fr-FR"/>
                    </w:rPr>
                  </w:rPrChange>
                </w:rPr>
                <w:t xml:space="preserve"> </w:t>
              </w:r>
            </w:ins>
            <w:ins w:id="386" w:author="Cavero Sanchez, Cecilia" w:date="2024-12-10T13:43:00Z" w16du:dateUtc="2024-12-10T18:43:00Z">
              <w:r w:rsidRPr="009A61F3">
                <w:rPr>
                  <w:lang w:val="en-US"/>
                  <w:rPrChange w:id="387" w:author="Cavero Sanchez, Cecilia" w:date="2024-12-10T13:43:00Z" w16du:dateUtc="2024-12-10T18:43:00Z">
                    <w:rPr>
                      <w:lang w:val="fr-FR"/>
                    </w:rPr>
                  </w:rPrChange>
                </w:rPr>
                <w:t xml:space="preserve">is </w:t>
              </w:r>
              <w:r>
                <w:rPr>
                  <w:lang w:val="en-US"/>
                </w:rPr>
                <w:t xml:space="preserve">an umbrella organization focused on developing the skills of their members, </w:t>
              </w:r>
            </w:ins>
            <w:ins w:id="388" w:author="Cavero Sanchez, Cecilia" w:date="2024-12-10T13:44:00Z" w16du:dateUtc="2024-12-10T18:44:00Z">
              <w:r>
                <w:rPr>
                  <w:lang w:val="en-US"/>
                </w:rPr>
                <w:t xml:space="preserve">women’s associations, and was created by the initiative of some of these associations. Since its members are membership-based organizations that promote a specific interest, the umbrella organization is </w:t>
              </w:r>
              <w:r w:rsidRPr="0070560F">
                <w:rPr>
                  <w:lang w:val="en-US"/>
                </w:rPr>
                <w:t>classified as a national civil society organization</w:t>
              </w:r>
              <w:r>
                <w:rPr>
                  <w:lang w:val="en-US"/>
                </w:rPr>
                <w:t>.</w:t>
              </w:r>
            </w:ins>
          </w:p>
          <w:p w14:paraId="141B6F4A" w14:textId="77777777" w:rsidR="000A6DD5" w:rsidRDefault="000A6DD5">
            <w:pPr>
              <w:rPr>
                <w:ins w:id="389" w:author="Cavero Sanchez, Cecilia" w:date="2024-12-10T14:31:00Z" w16du:dateUtc="2024-12-10T19:31:00Z"/>
                <w:b/>
              </w:rPr>
            </w:pPr>
          </w:p>
          <w:p w14:paraId="0000009D" w14:textId="3B610577" w:rsidR="002D0961" w:rsidRDefault="00830C21">
            <w:r>
              <w:rPr>
                <w:b/>
              </w:rPr>
              <w:t xml:space="preserve">International company: </w:t>
            </w:r>
            <w:r>
              <w:t>A for-profit</w:t>
            </w:r>
            <w:r>
              <w:rPr>
                <w:vertAlign w:val="superscript"/>
              </w:rPr>
              <w:footnoteReference w:id="10"/>
            </w:r>
            <w:r>
              <w:t xml:space="preserve"> organization that is active in more than one country (Ford 2015, Schouten and </w:t>
            </w:r>
            <w:proofErr w:type="spellStart"/>
            <w:r>
              <w:t>Miklian</w:t>
            </w:r>
            <w:proofErr w:type="spellEnd"/>
            <w:r>
              <w:t xml:space="preserve"> 2020).</w:t>
            </w:r>
            <w:r>
              <w:rPr>
                <w:i/>
              </w:rPr>
              <w:t xml:space="preserve"> </w:t>
            </w:r>
            <w:r>
              <w:t xml:space="preserve">This includes for-profit development contractors or vendors (Brunt and Casey 2022, Nagaraj 2015).  Companies included in this category are not necessarily private, as state-owned enterprises are also included. We welcome future subcategorizations that might parse the distinction between private, public, and hybrid firms, though it is not our focus here. </w:t>
            </w:r>
          </w:p>
          <w:p w14:paraId="0000009E" w14:textId="77777777" w:rsidR="002D0961" w:rsidRDefault="002D0961"/>
          <w:p w14:paraId="0000009F" w14:textId="77777777" w:rsidR="002D0961" w:rsidRDefault="00830C21">
            <w:r>
              <w:t xml:space="preserve">We consider multinational enterprises (MNEs) to be a subset of international private companies in which the enterprise “controls value-added activities” in more than one country (Dunning and </w:t>
            </w:r>
            <w:proofErr w:type="spellStart"/>
            <w:r>
              <w:t>Lundan</w:t>
            </w:r>
            <w:proofErr w:type="spellEnd"/>
            <w:r>
              <w:t xml:space="preserve"> 2008 p. 3, </w:t>
            </w:r>
            <w:proofErr w:type="spellStart"/>
            <w:r>
              <w:t>Muchlinski</w:t>
            </w:r>
            <w:proofErr w:type="spellEnd"/>
            <w:r>
              <w:t xml:space="preserve"> 2007, OECD 2011). Some international private companies do business but do not control value-added activities in multiple countries and, therefore, cannot be considered MNEs.</w:t>
            </w:r>
          </w:p>
          <w:p w14:paraId="000000A0" w14:textId="77777777" w:rsidR="002D0961" w:rsidRDefault="002D0961"/>
          <w:p w14:paraId="000000A1" w14:textId="77777777" w:rsidR="002D0961" w:rsidRDefault="00830C21">
            <w:pPr>
              <w:numPr>
                <w:ilvl w:val="0"/>
                <w:numId w:val="23"/>
              </w:numPr>
              <w:spacing w:line="276" w:lineRule="auto"/>
            </w:pPr>
            <w:proofErr w:type="spellStart"/>
            <w:r>
              <w:t>Incofin</w:t>
            </w:r>
            <w:proofErr w:type="spellEnd"/>
            <w:r>
              <w:t xml:space="preserve"> Americas SAS in Colombia was founded in Belgium but has offices in multiple countries, including Colombia, and is thus considered an international company. Other </w:t>
            </w:r>
            <w:r>
              <w:lastRenderedPageBreak/>
              <w:t>examples of international companies include large multinational enterprises such as Citibank, as well as for-profit development contractors such as DAI.</w:t>
            </w:r>
          </w:p>
          <w:p w14:paraId="000000A2" w14:textId="77777777" w:rsidR="002D0961" w:rsidRDefault="002D0961">
            <w:pPr>
              <w:rPr>
                <w:b/>
              </w:rPr>
            </w:pPr>
          </w:p>
          <w:p w14:paraId="3CB453A2" w14:textId="3832B78D" w:rsidR="0012499F" w:rsidRDefault="0012499F" w:rsidP="0012499F">
            <w:pPr>
              <w:rPr>
                <w:ins w:id="390" w:author="Cavero Sanchez, Cecilia" w:date="2025-01-07T09:33:00Z" w16du:dateUtc="2025-01-07T08:33:00Z"/>
              </w:rPr>
            </w:pPr>
            <w:ins w:id="391" w:author="Cavero Sanchez, Cecilia" w:date="2025-01-07T09:33:00Z" w16du:dateUtc="2025-01-07T08:33:00Z">
              <w:r>
                <w:t>We consider subsidiaries of international companies that operate in the host country as international companies as well.</w:t>
              </w:r>
            </w:ins>
          </w:p>
          <w:p w14:paraId="6CF94B96" w14:textId="77777777" w:rsidR="0012499F" w:rsidRDefault="0012499F" w:rsidP="0012499F">
            <w:pPr>
              <w:rPr>
                <w:ins w:id="392" w:author="Cavero Sanchez, Cecilia" w:date="2025-01-07T09:33:00Z" w16du:dateUtc="2025-01-07T08:33:00Z"/>
              </w:rPr>
            </w:pPr>
          </w:p>
          <w:p w14:paraId="32D59C40" w14:textId="033C29CB" w:rsidR="0012499F" w:rsidRDefault="0012499F" w:rsidP="0012499F">
            <w:pPr>
              <w:numPr>
                <w:ilvl w:val="0"/>
                <w:numId w:val="22"/>
              </w:numPr>
              <w:spacing w:line="276" w:lineRule="auto"/>
              <w:rPr>
                <w:ins w:id="393" w:author="Cavero Sanchez, Cecilia" w:date="2025-01-07T09:33:00Z" w16du:dateUtc="2025-01-07T08:33:00Z"/>
              </w:rPr>
            </w:pPr>
            <w:ins w:id="394" w:author="Cavero Sanchez, Cecilia" w:date="2025-01-07T09:33:00Z" w16du:dateUtc="2025-01-07T08:33:00Z">
              <w:r>
                <w:t>For example, BASF Colombia is considered an international company because it is a subsidiary of the international company BAS</w:t>
              </w:r>
            </w:ins>
            <w:ins w:id="395" w:author="Cavero Sanchez, Cecilia" w:date="2025-01-07T09:34:00Z" w16du:dateUtc="2025-01-07T08:34:00Z">
              <w:r>
                <w:t>F</w:t>
              </w:r>
            </w:ins>
            <w:ins w:id="396" w:author="Cavero Sanchez, Cecilia" w:date="2025-01-07T09:33:00Z" w16du:dateUtc="2025-01-07T08:33:00Z">
              <w:r>
                <w:t>.</w:t>
              </w:r>
            </w:ins>
          </w:p>
          <w:p w14:paraId="6A6F0C33" w14:textId="77777777" w:rsidR="0012499F" w:rsidRDefault="0012499F">
            <w:pPr>
              <w:rPr>
                <w:ins w:id="397" w:author="Cavero Sanchez, Cecilia" w:date="2025-01-07T09:33:00Z" w16du:dateUtc="2025-01-07T08:33:00Z"/>
                <w:b/>
              </w:rPr>
            </w:pPr>
          </w:p>
          <w:p w14:paraId="000000A3" w14:textId="1421A978" w:rsidR="002D0961" w:rsidRDefault="00830C21">
            <w:r>
              <w:rPr>
                <w:b/>
              </w:rPr>
              <w:t xml:space="preserve">National company: </w:t>
            </w:r>
            <w:r>
              <w:t xml:space="preserve">A for-profit organization that is active in only one country (Ford 2015, Schouten and </w:t>
            </w:r>
            <w:proofErr w:type="spellStart"/>
            <w:r>
              <w:t>Miklian</w:t>
            </w:r>
            <w:proofErr w:type="spellEnd"/>
            <w:r>
              <w:t xml:space="preserve"> 2020). </w:t>
            </w:r>
          </w:p>
          <w:p w14:paraId="000000A4" w14:textId="77777777" w:rsidR="002D0961" w:rsidRDefault="002D0961"/>
          <w:p w14:paraId="000000A5" w14:textId="77777777" w:rsidR="002D0961" w:rsidRDefault="00830C21">
            <w:commentRangeStart w:id="398"/>
            <w:r>
              <w:t>As mentioned under the above definitions of International and National civil society, the only exclusion is media companies</w:t>
            </w:r>
            <w:commentRangeEnd w:id="398"/>
            <w:r>
              <w:rPr>
                <w:rStyle w:val="CommentReference"/>
              </w:rPr>
              <w:commentReference w:id="398"/>
            </w:r>
            <w:r>
              <w:t>, which are classified as civil society despite being for-profit.</w:t>
            </w:r>
          </w:p>
          <w:p w14:paraId="000000A6" w14:textId="77777777" w:rsidR="002D0961" w:rsidRDefault="002D0961"/>
          <w:p w14:paraId="6A45D624" w14:textId="5ADE5F01" w:rsidR="001849F7" w:rsidRPr="001849F7" w:rsidRDefault="00830C21" w:rsidP="001849F7">
            <w:pPr>
              <w:numPr>
                <w:ilvl w:val="0"/>
                <w:numId w:val="11"/>
              </w:numPr>
              <w:spacing w:line="276" w:lineRule="auto"/>
              <w:rPr>
                <w:lang w:val="es-ES"/>
              </w:rPr>
            </w:pPr>
            <w:r>
              <w:t xml:space="preserve">Byblos Bank Africa is a Sudanese bank that would be coded as a national company. </w:t>
            </w:r>
            <w:proofErr w:type="spellStart"/>
            <w:r w:rsidRPr="00411436">
              <w:rPr>
                <w:lang w:val="es-ES"/>
              </w:rPr>
              <w:t>The</w:t>
            </w:r>
            <w:proofErr w:type="spellEnd"/>
            <w:r w:rsidRPr="00411436">
              <w:rPr>
                <w:lang w:val="es-ES"/>
              </w:rPr>
              <w:t xml:space="preserve"> </w:t>
            </w:r>
            <w:proofErr w:type="spellStart"/>
            <w:r w:rsidRPr="00411436">
              <w:rPr>
                <w:lang w:val="es-ES"/>
              </w:rPr>
              <w:t>Colombian</w:t>
            </w:r>
            <w:proofErr w:type="spellEnd"/>
            <w:r w:rsidRPr="00411436">
              <w:rPr>
                <w:lang w:val="es-ES"/>
              </w:rPr>
              <w:t xml:space="preserve"> </w:t>
            </w:r>
            <w:r w:rsidRPr="00411436">
              <w:rPr>
                <w:i/>
                <w:lang w:val="es-ES"/>
              </w:rPr>
              <w:t xml:space="preserve">Empresa Nacional Promotora del Desarrollo Territorial </w:t>
            </w:r>
            <w:proofErr w:type="spellStart"/>
            <w:r w:rsidRPr="00411436">
              <w:rPr>
                <w:lang w:val="es-ES"/>
              </w:rPr>
              <w:t>is</w:t>
            </w:r>
            <w:proofErr w:type="spellEnd"/>
            <w:r w:rsidRPr="00411436">
              <w:rPr>
                <w:lang w:val="es-ES"/>
              </w:rPr>
              <w:t xml:space="preserve"> </w:t>
            </w:r>
            <w:proofErr w:type="spellStart"/>
            <w:r w:rsidRPr="00411436">
              <w:rPr>
                <w:lang w:val="es-ES"/>
              </w:rPr>
              <w:t>also</w:t>
            </w:r>
            <w:proofErr w:type="spellEnd"/>
            <w:r w:rsidRPr="00411436">
              <w:rPr>
                <w:lang w:val="es-ES"/>
              </w:rPr>
              <w:t xml:space="preserve"> a </w:t>
            </w:r>
            <w:proofErr w:type="spellStart"/>
            <w:r w:rsidRPr="00411436">
              <w:rPr>
                <w:lang w:val="es-ES"/>
              </w:rPr>
              <w:t>national</w:t>
            </w:r>
            <w:proofErr w:type="spellEnd"/>
            <w:r w:rsidRPr="00411436">
              <w:rPr>
                <w:lang w:val="es-ES"/>
              </w:rPr>
              <w:t xml:space="preserve"> </w:t>
            </w:r>
            <w:proofErr w:type="spellStart"/>
            <w:r w:rsidRPr="00411436">
              <w:rPr>
                <w:lang w:val="es-ES"/>
              </w:rPr>
              <w:t>company</w:t>
            </w:r>
            <w:proofErr w:type="spellEnd"/>
            <w:r w:rsidRPr="00411436">
              <w:rPr>
                <w:lang w:val="es-ES"/>
              </w:rPr>
              <w:t>.</w:t>
            </w:r>
          </w:p>
          <w:p w14:paraId="7458E530" w14:textId="77777777" w:rsidR="001849F7" w:rsidRDefault="001849F7" w:rsidP="001849F7">
            <w:pPr>
              <w:spacing w:line="276" w:lineRule="auto"/>
              <w:ind w:left="720"/>
              <w:rPr>
                <w:lang w:val="es-ES"/>
              </w:rPr>
            </w:pPr>
          </w:p>
          <w:p w14:paraId="000000A7" w14:textId="2EB8352A" w:rsidR="001849F7" w:rsidRPr="001849F7" w:rsidRDefault="001849F7" w:rsidP="001849F7">
            <w:pPr>
              <w:spacing w:line="276" w:lineRule="auto"/>
              <w:rPr>
                <w:lang w:val="es-ES"/>
              </w:rPr>
            </w:pPr>
            <w:ins w:id="399" w:author="Cavero Sanchez, Cecilia" w:date="2025-02-12T10:41:00Z" w16du:dateUtc="2025-02-12T15:41:00Z">
              <w:r>
                <w:rPr>
                  <w:b/>
                </w:rPr>
                <w:t>Foundations</w:t>
              </w:r>
              <w:r w:rsidRPr="001849F7">
                <w:rPr>
                  <w:b/>
                </w:rPr>
                <w:t xml:space="preserve">: </w:t>
              </w:r>
              <w:r>
                <w:t>placeholder.</w:t>
              </w:r>
              <w:r>
                <w:t xml:space="preserve"> </w:t>
              </w:r>
            </w:ins>
          </w:p>
        </w:tc>
      </w:tr>
    </w:tbl>
    <w:p w14:paraId="00000169" w14:textId="2B8C2960" w:rsidR="002D0961" w:rsidRPr="001849F7" w:rsidRDefault="002D0961" w:rsidP="00946EB4">
      <w:pPr>
        <w:pStyle w:val="Heading4"/>
        <w:rPr>
          <w:sz w:val="28"/>
          <w:szCs w:val="28"/>
        </w:rPr>
      </w:pPr>
      <w:bookmarkStart w:id="400" w:name="_heading=h.szmgsxeuysnt" w:colFirst="0" w:colLast="0"/>
      <w:bookmarkStart w:id="401" w:name="_heading=h.9dkeq2jswqth" w:colFirst="0" w:colLast="0"/>
      <w:bookmarkStart w:id="402" w:name="_heading=h.d5mxf9izk5s1" w:colFirst="0" w:colLast="0"/>
      <w:bookmarkEnd w:id="400"/>
      <w:bookmarkEnd w:id="401"/>
      <w:bookmarkEnd w:id="402"/>
    </w:p>
    <w:sectPr w:rsidR="002D0961" w:rsidRPr="001849F7">
      <w:footerReference w:type="default" r:id="rId12"/>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Cavero Sanchez, Cecilia" w:date="2024-12-10T13:52:00Z" w:initials="CC">
    <w:p w14:paraId="7084C8BF" w14:textId="77777777" w:rsidR="007B5DE9" w:rsidRDefault="003372CA" w:rsidP="007B5DE9">
      <w:pPr>
        <w:pStyle w:val="CommentText"/>
      </w:pPr>
      <w:r>
        <w:rPr>
          <w:rStyle w:val="CommentReference"/>
        </w:rPr>
        <w:annotationRef/>
      </w:r>
      <w:r w:rsidR="007B5DE9">
        <w:t>I didn’t write down the name in my notes, do any of you remember this @Madie/@Susanna</w:t>
      </w:r>
    </w:p>
  </w:comment>
  <w:comment w:id="20" w:author="Julie Radomski" w:date="2024-02-29T22:44:00Z" w:initials="">
    <w:p w14:paraId="00000195" w14:textId="36B58C91" w:rsidR="002D0961" w:rsidRDefault="00830C21">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Correct? Do we want to explain/justify this further?</w:t>
      </w:r>
    </w:p>
  </w:comment>
  <w:comment w:id="23" w:author="Ariana Schmidt" w:date="2024-03-27T18:09:00Z" w:initials="">
    <w:p w14:paraId="00000196" w14:textId="77777777" w:rsidR="002D0961" w:rsidRDefault="00830C21">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Added in further clarification.</w:t>
      </w:r>
    </w:p>
  </w:comment>
  <w:comment w:id="26" w:author="Julie Radomski" w:date="2024-04-23T17:25:00Z" w:initials="">
    <w:p w14:paraId="00000197" w14:textId="77777777" w:rsidR="002D0961" w:rsidRDefault="00830C21">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 an entity that stands on its own</w:t>
      </w:r>
    </w:p>
  </w:comment>
  <w:comment w:id="34" w:author="Cavero Sanchez, Cecilia" w:date="2024-10-23T10:57:00Z" w:initials="CC">
    <w:p w14:paraId="7D3A373F" w14:textId="77777777" w:rsidR="004425B4" w:rsidRDefault="004425B4" w:rsidP="004425B4">
      <w:pPr>
        <w:pStyle w:val="CommentText"/>
      </w:pPr>
      <w:r>
        <w:rPr>
          <w:rStyle w:val="CommentReference"/>
        </w:rPr>
        <w:annotationRef/>
      </w:r>
      <w:r>
        <w:t>Is this always the case? If so, do we want to write a line about how we consider them IGO and not under bilateral because IGOs manage them even through the countries are providing the funds?</w:t>
      </w:r>
    </w:p>
  </w:comment>
  <w:comment w:id="78" w:author="Cavero Sanchez, Cecilia" w:date="2024-12-10T14:56:00Z" w:initials="CC">
    <w:p w14:paraId="5FEE372D" w14:textId="77777777" w:rsidR="007B5DE9" w:rsidRDefault="007B5DE9" w:rsidP="007B5DE9">
      <w:pPr>
        <w:pStyle w:val="CommentText"/>
      </w:pPr>
      <w:r>
        <w:rPr>
          <w:rStyle w:val="CommentReference"/>
        </w:rPr>
        <w:annotationRef/>
      </w:r>
      <w:r>
        <w:t>What does this mean?</w:t>
      </w:r>
    </w:p>
  </w:comment>
  <w:comment w:id="158" w:author="Cavero Sanchez, Cecilia" w:date="2024-12-10T13:31:00Z" w:initials="CC">
    <w:p w14:paraId="55F9A0C0" w14:textId="77777777" w:rsidR="007B5DE9" w:rsidRDefault="008E669F" w:rsidP="007B5DE9">
      <w:pPr>
        <w:pStyle w:val="CommentText"/>
      </w:pPr>
      <w:r>
        <w:rPr>
          <w:rStyle w:val="CommentReference"/>
        </w:rPr>
        <w:annotationRef/>
      </w:r>
      <w:r w:rsidR="007B5DE9">
        <w:t>Let me know if this phrasing works!</w:t>
      </w:r>
    </w:p>
  </w:comment>
  <w:comment w:id="159" w:author="Cavero Sanchez, Cecilia" w:date="2024-12-10T13:56:00Z" w:initials="CC">
    <w:p w14:paraId="0DD097DF" w14:textId="47EE643C" w:rsidR="003372CA" w:rsidRDefault="003372CA" w:rsidP="003372CA">
      <w:pPr>
        <w:pStyle w:val="CommentText"/>
      </w:pPr>
      <w:r>
        <w:rPr>
          <w:rStyle w:val="CommentReference"/>
        </w:rPr>
        <w:annotationRef/>
      </w:r>
      <w:r>
        <w:t>I don’t know if it reads as ‘too normatively charged’</w:t>
      </w:r>
    </w:p>
  </w:comment>
  <w:comment w:id="160" w:author="Cavero Sanchez, Cecilia" w:date="2024-12-10T15:01:00Z" w:initials="CC">
    <w:p w14:paraId="6D99BF03" w14:textId="77777777" w:rsidR="007B5DE9" w:rsidRDefault="007B5DE9" w:rsidP="007B5DE9">
      <w:pPr>
        <w:pStyle w:val="CommentText"/>
      </w:pPr>
      <w:r>
        <w:rPr>
          <w:rStyle w:val="CommentReference"/>
        </w:rPr>
        <w:annotationRef/>
      </w:r>
      <w:r>
        <w:t>I want to make sure we avoid saying that civil society organizations are necessarily “good”, since civic groups sometimes promote goals that are morally dubious at the very best</w:t>
      </w:r>
    </w:p>
  </w:comment>
  <w:comment w:id="214" w:author="Julie Radomski" w:date="2024-02-29T23:31:00Z" w:initials="">
    <w:p w14:paraId="00000189" w14:textId="72E9E7AF" w:rsidR="002D0961" w:rsidRDefault="00830C21">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any further elaboration/justification of this?</w:t>
      </w:r>
    </w:p>
  </w:comment>
  <w:comment w:id="216" w:author="Ariana Schmidt" w:date="2024-03-27T18:09:00Z" w:initials="">
    <w:p w14:paraId="0000018A" w14:textId="77777777" w:rsidR="002D0961" w:rsidRDefault="00830C21">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Susanna, do you want to say more about this?</w:t>
      </w:r>
    </w:p>
  </w:comment>
  <w:comment w:id="215" w:author="Cavero Sanchez, Cecilia" w:date="2024-10-23T11:02:00Z" w:initials="CC">
    <w:p w14:paraId="08F63D3B" w14:textId="77777777" w:rsidR="004425B4" w:rsidRDefault="004425B4" w:rsidP="004425B4">
      <w:pPr>
        <w:pStyle w:val="CommentText"/>
      </w:pPr>
      <w:r>
        <w:rPr>
          <w:rStyle w:val="CommentReference"/>
        </w:rPr>
        <w:annotationRef/>
      </w:r>
      <w:r>
        <w:t>Agreed</w:t>
      </w:r>
    </w:p>
  </w:comment>
  <w:comment w:id="248" w:author="Cavero Sanchez, Cecilia" w:date="2024-12-10T15:09:00Z" w:initials="CC">
    <w:p w14:paraId="5D062BB1" w14:textId="77777777" w:rsidR="004C2519" w:rsidRDefault="004C2519" w:rsidP="004C2519">
      <w:pPr>
        <w:pStyle w:val="CommentText"/>
      </w:pPr>
      <w:r>
        <w:rPr>
          <w:rStyle w:val="CommentReference"/>
        </w:rPr>
        <w:annotationRef/>
      </w:r>
      <w:r>
        <w:t>I’m not sure I like this phrasing – should we include a few sentences about the differences in broader goals we discussed in our call?</w:t>
      </w:r>
    </w:p>
  </w:comment>
  <w:comment w:id="250" w:author="Cavero Sanchez, Cecilia" w:date="2024-10-23T11:04:00Z" w:initials="CC">
    <w:p w14:paraId="6F70D612" w14:textId="4C976A34" w:rsidR="004425B4" w:rsidRDefault="004425B4" w:rsidP="004425B4">
      <w:pPr>
        <w:pStyle w:val="CommentText"/>
      </w:pPr>
      <w:r>
        <w:rPr>
          <w:rStyle w:val="CommentReference"/>
        </w:rPr>
        <w:annotationRef/>
      </w:r>
      <w:r>
        <w:t>I would give specific reasons why – when we get to the Libya coding I can add it</w:t>
      </w:r>
    </w:p>
  </w:comment>
  <w:comment w:id="278" w:author="Cavero Sanchez, Cecilia" w:date="2024-10-23T11:09:00Z" w:initials="CC">
    <w:p w14:paraId="38424D50" w14:textId="77777777" w:rsidR="00BB1DA7" w:rsidRDefault="00BB1DA7" w:rsidP="00BB1DA7">
      <w:pPr>
        <w:pStyle w:val="CommentText"/>
      </w:pPr>
      <w:r>
        <w:rPr>
          <w:rStyle w:val="CommentReference"/>
        </w:rPr>
        <w:annotationRef/>
      </w:r>
      <w:r>
        <w:t>Maybe I am wrong, but isn’t this “Toledo”?</w:t>
      </w:r>
    </w:p>
  </w:comment>
  <w:comment w:id="303" w:author="Cavero Sanchez, Cecilia" w:date="2024-10-23T11:34:00Z" w:initials="CC">
    <w:p w14:paraId="73AA867A" w14:textId="77777777" w:rsidR="00A57659" w:rsidRDefault="00A57659" w:rsidP="00A57659">
      <w:pPr>
        <w:pStyle w:val="CommentText"/>
      </w:pPr>
      <w:r>
        <w:rPr>
          <w:rStyle w:val="CommentReference"/>
        </w:rPr>
        <w:annotationRef/>
      </w:r>
      <w:r>
        <w:t>What do we think about including these? They might be too Colombia-specific</w:t>
      </w:r>
    </w:p>
  </w:comment>
  <w:comment w:id="308" w:author="Cavero Sanchez, Cecilia" w:date="2024-10-23T11:44:00Z" w:initials="CC">
    <w:p w14:paraId="2BA0505B" w14:textId="77777777" w:rsidR="009B2153" w:rsidRDefault="009B2153" w:rsidP="009B2153">
      <w:pPr>
        <w:pStyle w:val="CommentText"/>
      </w:pPr>
      <w:r>
        <w:rPr>
          <w:rStyle w:val="CommentReference"/>
        </w:rPr>
        <w:annotationRef/>
      </w:r>
      <w:r>
        <w:t>Let’s talk about this decision</w:t>
      </w:r>
    </w:p>
  </w:comment>
  <w:comment w:id="318" w:author="Cavero Sanchez, Cecilia" w:date="2024-12-10T13:07:00Z" w:initials="CC">
    <w:p w14:paraId="670DA2AE" w14:textId="77777777" w:rsidR="005B7E40" w:rsidRDefault="005B7E40" w:rsidP="005B7E40">
      <w:pPr>
        <w:pStyle w:val="CommentText"/>
      </w:pPr>
      <w:r>
        <w:rPr>
          <w:rStyle w:val="CommentReference"/>
        </w:rPr>
        <w:annotationRef/>
      </w:r>
      <w:r>
        <w:t>From Julie Radomski’s Excel on definitions, make sure to cite in final dataset</w:t>
      </w:r>
    </w:p>
  </w:comment>
  <w:comment w:id="338" w:author="Cavero Sanchez, Cecilia" w:date="2024-10-23T11:30:00Z" w:initials="CC">
    <w:p w14:paraId="51792079" w14:textId="465B76D1" w:rsidR="00A57659" w:rsidRDefault="00A57659" w:rsidP="00A57659">
      <w:pPr>
        <w:pStyle w:val="CommentText"/>
      </w:pPr>
      <w:r>
        <w:rPr>
          <w:rStyle w:val="CommentReference"/>
        </w:rPr>
        <w:annotationRef/>
      </w:r>
      <w:r>
        <w:t>I think we should probably switch out some of these cases (maybe the media) with other country examples as we move along other org lists</w:t>
      </w:r>
    </w:p>
  </w:comment>
  <w:comment w:id="356" w:author="Cavero Sanchez, Cecilia" w:date="2024-10-23T11:29:00Z" w:initials="CC">
    <w:p w14:paraId="734F9F18" w14:textId="77777777" w:rsidR="00A57659" w:rsidRDefault="00A57659" w:rsidP="00A57659">
      <w:pPr>
        <w:pStyle w:val="CommentText"/>
      </w:pPr>
      <w:r>
        <w:rPr>
          <w:rStyle w:val="CommentReference"/>
        </w:rPr>
        <w:annotationRef/>
      </w:r>
      <w:r>
        <w:t>This case is clearly national civil society because two things are true: their major goal is not advocacy and their services extend only to their membership. I think we need to make a decision for the cases where the major goal is advocacy but the organization’s activities extend only to their membership. I think we should consider the second case national civil society and not NNGO.</w:t>
      </w:r>
    </w:p>
  </w:comment>
  <w:comment w:id="357" w:author="Cavero Sanchez, Cecilia" w:date="2024-10-23T11:31:00Z" w:initials="CC">
    <w:p w14:paraId="0D26E493" w14:textId="2386F958" w:rsidR="00A57659" w:rsidRDefault="00A57659" w:rsidP="00A57659">
      <w:pPr>
        <w:pStyle w:val="CommentText"/>
      </w:pPr>
      <w:r>
        <w:rPr>
          <w:rStyle w:val="CommentReference"/>
        </w:rPr>
        <w:annotationRef/>
      </w:r>
      <w:r>
        <w:t xml:space="preserve">If so, we should reflect it in the definition above. It is mentioned in the definition of NNGO, but I don’t think it’s sufficiently clear. </w:t>
      </w:r>
    </w:p>
  </w:comment>
  <w:comment w:id="398" w:author="Cavero Sanchez, Cecilia" w:date="2024-10-23T11:57:00Z" w:initials="CC">
    <w:p w14:paraId="22F5268E" w14:textId="77777777" w:rsidR="00830C21" w:rsidRDefault="00830C21" w:rsidP="00830C21">
      <w:pPr>
        <w:pStyle w:val="CommentText"/>
      </w:pPr>
      <w:r>
        <w:rPr>
          <w:rStyle w:val="CommentReference"/>
        </w:rPr>
        <w:annotationRef/>
      </w:r>
      <w:r>
        <w:t>Do we want to include cooperatives here in addition to media companies?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84C8BF" w15:done="0"/>
  <w15:commentEx w15:paraId="00000195" w15:done="0"/>
  <w15:commentEx w15:paraId="00000196" w15:paraIdParent="00000195" w15:done="0"/>
  <w15:commentEx w15:paraId="00000197" w15:paraIdParent="00000195" w15:done="0"/>
  <w15:commentEx w15:paraId="7D3A373F" w15:done="0"/>
  <w15:commentEx w15:paraId="5FEE372D" w15:done="0"/>
  <w15:commentEx w15:paraId="55F9A0C0" w15:done="0"/>
  <w15:commentEx w15:paraId="0DD097DF" w15:paraIdParent="55F9A0C0" w15:done="0"/>
  <w15:commentEx w15:paraId="6D99BF03" w15:paraIdParent="55F9A0C0" w15:done="0"/>
  <w15:commentEx w15:paraId="00000189" w15:done="0"/>
  <w15:commentEx w15:paraId="0000018A" w15:paraIdParent="00000189" w15:done="0"/>
  <w15:commentEx w15:paraId="08F63D3B" w15:paraIdParent="00000189" w15:done="0"/>
  <w15:commentEx w15:paraId="5D062BB1" w15:done="0"/>
  <w15:commentEx w15:paraId="6F70D612" w15:done="0"/>
  <w15:commentEx w15:paraId="38424D50" w15:done="0"/>
  <w15:commentEx w15:paraId="73AA867A" w15:done="0"/>
  <w15:commentEx w15:paraId="2BA0505B" w15:done="0"/>
  <w15:commentEx w15:paraId="670DA2AE" w15:done="0"/>
  <w15:commentEx w15:paraId="51792079" w15:done="0"/>
  <w15:commentEx w15:paraId="734F9F18" w15:done="0"/>
  <w15:commentEx w15:paraId="0D26E493" w15:paraIdParent="734F9F18" w15:done="0"/>
  <w15:commentEx w15:paraId="22F526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F237B" w16cex:dateUtc="2024-12-10T18:52:00Z"/>
  <w16cex:commentExtensible w16cex:durableId="35D490BB" w16cex:dateUtc="2024-10-23T14:57:00Z"/>
  <w16cex:commentExtensible w16cex:durableId="22E818DF" w16cex:dateUtc="2024-12-10T19:56:00Z"/>
  <w16cex:commentExtensible w16cex:durableId="7B8AB5D0" w16cex:dateUtc="2024-12-10T18:31:00Z"/>
  <w16cex:commentExtensible w16cex:durableId="25B067AF" w16cex:dateUtc="2024-12-10T18:56:00Z"/>
  <w16cex:commentExtensible w16cex:durableId="068CB10B" w16cex:dateUtc="2024-12-10T20:01:00Z"/>
  <w16cex:commentExtensible w16cex:durableId="15904CB5" w16cex:dateUtc="2024-10-23T15:02:00Z"/>
  <w16cex:commentExtensible w16cex:durableId="43BBE4AE" w16cex:dateUtc="2024-12-10T20:09:00Z"/>
  <w16cex:commentExtensible w16cex:durableId="69E2A37A" w16cex:dateUtc="2024-10-23T15:04:00Z"/>
  <w16cex:commentExtensible w16cex:durableId="503C7B76" w16cex:dateUtc="2024-10-23T15:09:00Z"/>
  <w16cex:commentExtensible w16cex:durableId="5A4F4A11" w16cex:dateUtc="2024-10-23T15:34:00Z"/>
  <w16cex:commentExtensible w16cex:durableId="3BDB6984" w16cex:dateUtc="2024-10-23T15:44:00Z"/>
  <w16cex:commentExtensible w16cex:durableId="5DC1F62B" w16cex:dateUtc="2024-12-10T18:07:00Z"/>
  <w16cex:commentExtensible w16cex:durableId="47D448E3" w16cex:dateUtc="2024-10-23T15:30:00Z"/>
  <w16cex:commentExtensible w16cex:durableId="30B189C4" w16cex:dateUtc="2024-10-23T15:29:00Z"/>
  <w16cex:commentExtensible w16cex:durableId="1B023D30" w16cex:dateUtc="2024-10-23T15:31:00Z"/>
  <w16cex:commentExtensible w16cex:durableId="065FDBF3" w16cex:dateUtc="2024-10-23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84C8BF" w16cid:durableId="3A5F237B"/>
  <w16cid:commentId w16cid:paraId="00000195" w16cid:durableId="37552244"/>
  <w16cid:commentId w16cid:paraId="00000196" w16cid:durableId="2D61BC46"/>
  <w16cid:commentId w16cid:paraId="00000197" w16cid:durableId="4AE093E1"/>
  <w16cid:commentId w16cid:paraId="7D3A373F" w16cid:durableId="35D490BB"/>
  <w16cid:commentId w16cid:paraId="5FEE372D" w16cid:durableId="22E818DF"/>
  <w16cid:commentId w16cid:paraId="55F9A0C0" w16cid:durableId="7B8AB5D0"/>
  <w16cid:commentId w16cid:paraId="0DD097DF" w16cid:durableId="25B067AF"/>
  <w16cid:commentId w16cid:paraId="6D99BF03" w16cid:durableId="068CB10B"/>
  <w16cid:commentId w16cid:paraId="00000189" w16cid:durableId="66963989"/>
  <w16cid:commentId w16cid:paraId="0000018A" w16cid:durableId="73813DE8"/>
  <w16cid:commentId w16cid:paraId="08F63D3B" w16cid:durableId="15904CB5"/>
  <w16cid:commentId w16cid:paraId="5D062BB1" w16cid:durableId="43BBE4AE"/>
  <w16cid:commentId w16cid:paraId="6F70D612" w16cid:durableId="69E2A37A"/>
  <w16cid:commentId w16cid:paraId="38424D50" w16cid:durableId="503C7B76"/>
  <w16cid:commentId w16cid:paraId="73AA867A" w16cid:durableId="5A4F4A11"/>
  <w16cid:commentId w16cid:paraId="2BA0505B" w16cid:durableId="3BDB6984"/>
  <w16cid:commentId w16cid:paraId="670DA2AE" w16cid:durableId="5DC1F62B"/>
  <w16cid:commentId w16cid:paraId="51792079" w16cid:durableId="47D448E3"/>
  <w16cid:commentId w16cid:paraId="734F9F18" w16cid:durableId="30B189C4"/>
  <w16cid:commentId w16cid:paraId="0D26E493" w16cid:durableId="1B023D30"/>
  <w16cid:commentId w16cid:paraId="22F5268E" w16cid:durableId="065FDB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BA70" w14:textId="77777777" w:rsidR="006C6B57" w:rsidRDefault="006C6B57">
      <w:r>
        <w:separator/>
      </w:r>
    </w:p>
  </w:endnote>
  <w:endnote w:type="continuationSeparator" w:id="0">
    <w:p w14:paraId="4986C22A" w14:textId="77777777" w:rsidR="006C6B57" w:rsidRDefault="006C6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210719B-61DE-44AC-B903-157D3A900CDC}"/>
  </w:font>
  <w:font w:name="Garamond">
    <w:panose1 w:val="02020404030301010803"/>
    <w:charset w:val="00"/>
    <w:family w:val="roman"/>
    <w:pitch w:val="variable"/>
    <w:sig w:usb0="00000287" w:usb1="00000000" w:usb2="00000000" w:usb3="00000000" w:csb0="0000009F" w:csb1="00000000"/>
    <w:embedRegular r:id="rId2" w:fontKey="{E5EA7533-9DC1-412B-BB70-C99DE3590B7F}"/>
    <w:embedBold r:id="rId3" w:fontKey="{7589EA77-9699-44EB-86FA-99D59CCDCCA6}"/>
    <w:embedItalic r:id="rId4" w:fontKey="{EC07BE76-F68F-44E7-AF06-4E32E7146BA9}"/>
  </w:font>
  <w:font w:name="Calibri Light">
    <w:panose1 w:val="020F0302020204030204"/>
    <w:charset w:val="00"/>
    <w:family w:val="swiss"/>
    <w:pitch w:val="variable"/>
    <w:sig w:usb0="E4002EFF" w:usb1="C200247B" w:usb2="00000009" w:usb3="00000000" w:csb0="000001FF" w:csb1="00000000"/>
    <w:embedRegular r:id="rId5" w:fontKey="{B568361C-6DB9-4E15-AA2B-421661DC378D}"/>
  </w:font>
  <w:font w:name="Georgia">
    <w:panose1 w:val="02040502050405020303"/>
    <w:charset w:val="00"/>
    <w:family w:val="roman"/>
    <w:pitch w:val="variable"/>
    <w:sig w:usb0="00000287" w:usb1="00000000" w:usb2="00000000" w:usb3="00000000" w:csb0="0000009F" w:csb1="00000000"/>
    <w:embedRegular r:id="rId6" w:fontKey="{71908051-48F7-46D6-AC46-31BF6B1C451E}"/>
    <w:embedItalic r:id="rId7" w:fontKey="{C5F9A5BA-3F1D-45B9-8FAF-D21F2943D793}"/>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8" w:fontKey="{8DB860DC-9D38-42D5-994E-74D4DD809ECB}"/>
  </w:font>
  <w:font w:name="Calibri">
    <w:panose1 w:val="020F0502020204030204"/>
    <w:charset w:val="00"/>
    <w:family w:val="swiss"/>
    <w:pitch w:val="variable"/>
    <w:sig w:usb0="E4002EFF" w:usb1="C200247B" w:usb2="00000009" w:usb3="00000000" w:csb0="000001FF" w:csb1="00000000"/>
    <w:embedRegular r:id="rId9" w:fontKey="{D2718517-7DCE-417E-A799-E0BC22D4F7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D" w14:textId="1CCB0366" w:rsidR="002D0961" w:rsidRDefault="00830C21">
    <w:pPr>
      <w:jc w:val="right"/>
      <w:rPr>
        <w:sz w:val="20"/>
        <w:szCs w:val="20"/>
      </w:rPr>
    </w:pPr>
    <w:r>
      <w:rPr>
        <w:sz w:val="20"/>
        <w:szCs w:val="20"/>
      </w:rPr>
      <w:fldChar w:fldCharType="begin"/>
    </w:r>
    <w:r>
      <w:rPr>
        <w:sz w:val="20"/>
        <w:szCs w:val="20"/>
      </w:rPr>
      <w:instrText>PAGE</w:instrText>
    </w:r>
    <w:r>
      <w:rPr>
        <w:sz w:val="20"/>
        <w:szCs w:val="20"/>
      </w:rPr>
      <w:fldChar w:fldCharType="separate"/>
    </w:r>
    <w:r w:rsidR="0041143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43156" w14:textId="77777777" w:rsidR="006C6B57" w:rsidRDefault="006C6B57">
      <w:r>
        <w:separator/>
      </w:r>
    </w:p>
  </w:footnote>
  <w:footnote w:type="continuationSeparator" w:id="0">
    <w:p w14:paraId="1BB82AE4" w14:textId="77777777" w:rsidR="006C6B57" w:rsidRDefault="006C6B57">
      <w:r>
        <w:continuationSeparator/>
      </w:r>
    </w:p>
  </w:footnote>
  <w:footnote w:id="1">
    <w:p w14:paraId="0000016E" w14:textId="77777777" w:rsidR="002D0961" w:rsidRDefault="00830C21">
      <w:pPr>
        <w:rPr>
          <w:sz w:val="20"/>
          <w:szCs w:val="20"/>
        </w:rPr>
      </w:pPr>
      <w:r>
        <w:rPr>
          <w:rStyle w:val="FootnoteReference"/>
        </w:rPr>
        <w:footnoteRef/>
      </w:r>
      <w:r>
        <w:rPr>
          <w:sz w:val="20"/>
          <w:szCs w:val="20"/>
        </w:rPr>
        <w:t xml:space="preserve"> Some definitions require that an IGO be based on intergovernmental agreement, or any “formal instrument of agreement between the governments of nation states” (UIA 2023) including a treaty, charter, or statute (Karns et al. 2015 p. 12). However, other definitions exclude this requirement and specify only that the organization be “formal” (Pevehouse et al. 2004 p. 104, Pevehouse and von </w:t>
      </w:r>
      <w:proofErr w:type="spellStart"/>
      <w:r>
        <w:rPr>
          <w:sz w:val="20"/>
          <w:szCs w:val="20"/>
        </w:rPr>
        <w:t>Borzyskowski</w:t>
      </w:r>
      <w:proofErr w:type="spellEnd"/>
      <w:r>
        <w:rPr>
          <w:sz w:val="20"/>
          <w:szCs w:val="20"/>
        </w:rPr>
        <w:t xml:space="preserve"> 2017 p. 4). We follow the latter definition as we did not individually confirm the presence of an intergovernmental agreement for each IGO, though can assume formality based on their inclusion in the dataset.</w:t>
      </w:r>
    </w:p>
  </w:footnote>
  <w:footnote w:id="2">
    <w:p w14:paraId="0000016F" w14:textId="77777777" w:rsidR="002D0961" w:rsidRDefault="00830C21">
      <w:pPr>
        <w:rPr>
          <w:sz w:val="20"/>
          <w:szCs w:val="20"/>
        </w:rPr>
      </w:pPr>
      <w:r>
        <w:rPr>
          <w:rStyle w:val="FootnoteReference"/>
        </w:rPr>
        <w:footnoteRef/>
      </w:r>
      <w:r>
        <w:rPr>
          <w:sz w:val="20"/>
          <w:szCs w:val="20"/>
        </w:rPr>
        <w:t xml:space="preserve"> The requirement for three or more member states is prevalent in the literature (see Feld &amp; Jordan 1994, Luard 1988, Archer 1992) as organizations with only two member states would be considered bilateral. </w:t>
      </w:r>
    </w:p>
  </w:footnote>
  <w:footnote w:id="3">
    <w:p w14:paraId="00000170" w14:textId="77777777" w:rsidR="002D0961" w:rsidRDefault="00830C21" w:rsidP="007B5DE9">
      <w:pPr>
        <w:rPr>
          <w:sz w:val="20"/>
          <w:szCs w:val="20"/>
        </w:rPr>
      </w:pPr>
      <w:r>
        <w:rPr>
          <w:rStyle w:val="FootnoteReference"/>
        </w:rPr>
        <w:footnoteRef/>
      </w:r>
      <w:sdt>
        <w:sdtPr>
          <w:tag w:val="goog_rdk_35"/>
          <w:id w:val="-357348898"/>
        </w:sdtPr>
        <w:sdtContent>
          <w:r>
            <w:rPr>
              <w:rFonts w:ascii="Cardo" w:eastAsia="Cardo" w:hAnsi="Cardo" w:cs="Cardo"/>
              <w:sz w:val="20"/>
              <w:szCs w:val="20"/>
            </w:rPr>
            <w:t xml:space="preserve"> The UN Office of Legal Affairs Codification Division defines host state as “a State in whose territory a United Nations operation is conducted” (1994, p. 3) and UN Security Management System defines host government as “the Government of the host country in which the United Nations carries out its operation, activities and </w:t>
          </w:r>
          <w:proofErr w:type="spellStart"/>
          <w:r>
            <w:rPr>
              <w:rFonts w:ascii="Cardo" w:eastAsia="Cardo" w:hAnsi="Cardo" w:cs="Cardo"/>
              <w:sz w:val="20"/>
              <w:szCs w:val="20"/>
            </w:rPr>
            <w:t>programmes</w:t>
          </w:r>
          <w:proofErr w:type="spellEnd"/>
          <w:r>
            <w:rPr>
              <w:rFonts w:ascii="Cardo" w:eastAsia="Cardo" w:hAnsi="Cardo" w:cs="Cardo"/>
              <w:sz w:val="20"/>
              <w:szCs w:val="20"/>
            </w:rPr>
            <w:t>” (2017, p. 2). According to the Encyclopedia of the United Nations, host state is a “UN term for the country in which an office of the UN or one of its agencies or associated programs is located, or a UN project or operation is taking place; also, the government of such a country" (</w:t>
          </w:r>
          <w:proofErr w:type="spellStart"/>
          <w:r>
            <w:rPr>
              <w:rFonts w:ascii="Cardo" w:eastAsia="Cardo" w:hAnsi="Cardo" w:cs="Cardo"/>
              <w:sz w:val="20"/>
              <w:szCs w:val="20"/>
            </w:rPr>
            <w:t>Osmańczyk</w:t>
          </w:r>
          <w:proofErr w:type="spellEnd"/>
          <w:r>
            <w:rPr>
              <w:rFonts w:ascii="Cardo" w:eastAsia="Cardo" w:hAnsi="Cardo" w:cs="Cardo"/>
              <w:sz w:val="20"/>
              <w:szCs w:val="20"/>
            </w:rPr>
            <w:t xml:space="preserve"> and Mango 2003, p. 918). </w:t>
          </w:r>
        </w:sdtContent>
      </w:sdt>
    </w:p>
  </w:footnote>
  <w:footnote w:id="4">
    <w:p w14:paraId="00000171" w14:textId="77777777" w:rsidR="002D0961" w:rsidRDefault="00830C21">
      <w:pPr>
        <w:rPr>
          <w:sz w:val="20"/>
          <w:szCs w:val="20"/>
        </w:rPr>
      </w:pPr>
      <w:r>
        <w:rPr>
          <w:rStyle w:val="FootnoteReference"/>
        </w:rPr>
        <w:footnoteRef/>
      </w:r>
      <w:r>
        <w:rPr>
          <w:sz w:val="20"/>
          <w:szCs w:val="20"/>
        </w:rPr>
        <w:t xml:space="preserve"> Muller (1995), for example, uses the term “host state” in application to a state hosting any international organization, and Heiss and Kelley (2017) use “host” state or government vis a vis INGOs. Krasner and Risse (2014) use the term vis a vis any external state or nonstate actor. The term “host country” is also widely used in the literature on international firms and foreign direct investment (see for example </w:t>
      </w:r>
      <w:proofErr w:type="spellStart"/>
      <w:r>
        <w:rPr>
          <w:sz w:val="20"/>
          <w:szCs w:val="20"/>
        </w:rPr>
        <w:t>Pitelis</w:t>
      </w:r>
      <w:proofErr w:type="spellEnd"/>
      <w:r>
        <w:rPr>
          <w:sz w:val="20"/>
          <w:szCs w:val="20"/>
        </w:rPr>
        <w:t xml:space="preserve"> and </w:t>
      </w:r>
      <w:proofErr w:type="spellStart"/>
      <w:r>
        <w:rPr>
          <w:sz w:val="20"/>
          <w:szCs w:val="20"/>
        </w:rPr>
        <w:t>Sugden</w:t>
      </w:r>
      <w:proofErr w:type="spellEnd"/>
      <w:r>
        <w:rPr>
          <w:sz w:val="20"/>
          <w:szCs w:val="20"/>
        </w:rPr>
        <w:t xml:space="preserve"> 2000, </w:t>
      </w:r>
      <w:proofErr w:type="spellStart"/>
      <w:r>
        <w:rPr>
          <w:sz w:val="20"/>
          <w:szCs w:val="20"/>
        </w:rPr>
        <w:t>Muchlinski</w:t>
      </w:r>
      <w:proofErr w:type="spellEnd"/>
      <w:r>
        <w:rPr>
          <w:sz w:val="20"/>
          <w:szCs w:val="20"/>
        </w:rPr>
        <w:t xml:space="preserve"> 2007).</w:t>
      </w:r>
    </w:p>
  </w:footnote>
  <w:footnote w:id="5">
    <w:p w14:paraId="00000172" w14:textId="77777777" w:rsidR="002D0961" w:rsidRDefault="00830C21">
      <w:pPr>
        <w:rPr>
          <w:sz w:val="20"/>
          <w:szCs w:val="20"/>
        </w:rPr>
      </w:pPr>
      <w:r>
        <w:rPr>
          <w:rStyle w:val="FootnoteReference"/>
        </w:rPr>
        <w:footnoteRef/>
      </w:r>
      <w:r>
        <w:rPr>
          <w:sz w:val="20"/>
          <w:szCs w:val="20"/>
        </w:rPr>
        <w:t xml:space="preserve"> We use the term “not-for-profit” rather than “non-profit” as activities may generate some revenue, though this is not the intended purpose of the </w:t>
      </w:r>
      <w:proofErr w:type="gramStart"/>
      <w:r>
        <w:rPr>
          <w:sz w:val="20"/>
          <w:szCs w:val="20"/>
        </w:rPr>
        <w:t>organization</w:t>
      </w:r>
      <w:proofErr w:type="gramEnd"/>
      <w:r>
        <w:rPr>
          <w:sz w:val="20"/>
          <w:szCs w:val="20"/>
        </w:rPr>
        <w:t xml:space="preserve"> and such profits are not distributed among those who own or control the organization (UN 2003 p. 17). For the same reason, the term “not-for-profit” is also used in our definitions of NNGO and international and national civil society.</w:t>
      </w:r>
    </w:p>
  </w:footnote>
  <w:footnote w:id="6">
    <w:p w14:paraId="00000173" w14:textId="77777777" w:rsidR="002D0961" w:rsidRDefault="00830C21">
      <w:pPr>
        <w:rPr>
          <w:sz w:val="20"/>
          <w:szCs w:val="20"/>
        </w:rPr>
      </w:pPr>
      <w:r>
        <w:rPr>
          <w:rStyle w:val="FootnoteReference"/>
        </w:rPr>
        <w:footnoteRef/>
      </w:r>
      <w:r>
        <w:rPr>
          <w:sz w:val="20"/>
          <w:szCs w:val="20"/>
        </w:rPr>
        <w:t xml:space="preserve"> Other definitions of INGOs define them as having “a presence” (Murdie and Davis 2012, p. 1) or “active members” (Murdie and Bhasin 2011, p. 185) in multiple states. We find that the phrase “active in” is more a precise scope for inclusion, rather than presence or membership (Campbell et al. 2019, p. 15). For our purposes, to be “active in” a country entails engaging in the provision of goods and services (which may include advocacy) within the relevant country’s territory. An actor does not necessarily need to have a permanent country office to be considered “active in” a country, but we assume at least one regular physical staff person in-country based on criteria for inclusion. This definition of “active in” holds for the other definitions that follow below (including NNGOs, international and national civil society, and international and national companies).</w:t>
      </w:r>
    </w:p>
  </w:footnote>
  <w:footnote w:id="7">
    <w:p w14:paraId="00000174" w14:textId="77777777" w:rsidR="002D0961" w:rsidRDefault="00830C21">
      <w:pPr>
        <w:rPr>
          <w:sz w:val="20"/>
          <w:szCs w:val="20"/>
        </w:rPr>
      </w:pPr>
      <w:r>
        <w:rPr>
          <w:rStyle w:val="FootnoteReference"/>
        </w:rPr>
        <w:footnoteRef/>
      </w:r>
      <w:r>
        <w:rPr>
          <w:sz w:val="20"/>
          <w:szCs w:val="20"/>
        </w:rPr>
        <w:t xml:space="preserve"> Some definitions specify that an INGO be active in three or more countries (Murdie and Basin 2011, Campbell et al. 2019), though for our purposes an INGO may be active in only two countries.</w:t>
      </w:r>
    </w:p>
  </w:footnote>
  <w:footnote w:id="8">
    <w:p w14:paraId="00000175" w14:textId="77777777" w:rsidR="002D0961" w:rsidRDefault="00830C21">
      <w:pPr>
        <w:rPr>
          <w:sz w:val="20"/>
          <w:szCs w:val="20"/>
        </w:rPr>
      </w:pPr>
      <w:r>
        <w:rPr>
          <w:rStyle w:val="FootnoteReference"/>
        </w:rPr>
        <w:footnoteRef/>
      </w:r>
      <w:r>
        <w:rPr>
          <w:sz w:val="20"/>
          <w:szCs w:val="20"/>
        </w:rPr>
        <w:t xml:space="preserve"> We do not check for national registration for each organization but can assume some level of formality based on their inclusion in the dataset. The inclusion of organizations regardless of their legal registration status is common in the literature on NGOs (see Lewis et al. 2021, pp. 12-13).</w:t>
      </w:r>
    </w:p>
  </w:footnote>
  <w:footnote w:id="9">
    <w:p w14:paraId="00000176" w14:textId="77777777" w:rsidR="002D0961" w:rsidRDefault="00830C21">
      <w:pPr>
        <w:rPr>
          <w:sz w:val="20"/>
          <w:szCs w:val="20"/>
        </w:rPr>
      </w:pPr>
      <w:r>
        <w:rPr>
          <w:rStyle w:val="FootnoteReference"/>
        </w:rPr>
        <w:footnoteRef/>
      </w:r>
      <w:r>
        <w:rPr>
          <w:sz w:val="20"/>
          <w:szCs w:val="20"/>
        </w:rPr>
        <w:t xml:space="preserve"> The World Bank (2000) includes “research and policy design organizations, labor unions, the media, NGOs, grassroots associations, community-based organizations, religious groups” as exemplars of civil society groups; Nilson (2012) also includes women’s organizations and human rights groups (p. 246)  and </w:t>
      </w:r>
      <w:proofErr w:type="spellStart"/>
      <w:r>
        <w:rPr>
          <w:sz w:val="20"/>
          <w:szCs w:val="20"/>
        </w:rPr>
        <w:t>Paffenholz</w:t>
      </w:r>
      <w:proofErr w:type="spellEnd"/>
      <w:r>
        <w:rPr>
          <w:sz w:val="20"/>
          <w:szCs w:val="20"/>
        </w:rPr>
        <w:t xml:space="preserve"> (2014) includes “research institutions, social movements, and peace-building NGOs, as well as traditional and community groups” (p. 70).</w:t>
      </w:r>
    </w:p>
  </w:footnote>
  <w:footnote w:id="10">
    <w:p w14:paraId="00000177" w14:textId="77777777" w:rsidR="002D0961" w:rsidRDefault="00830C21">
      <w:pPr>
        <w:rPr>
          <w:sz w:val="20"/>
          <w:szCs w:val="20"/>
        </w:rPr>
      </w:pPr>
      <w:r>
        <w:rPr>
          <w:rStyle w:val="FootnoteReference"/>
        </w:rPr>
        <w:footnoteRef/>
      </w:r>
      <w:r>
        <w:rPr>
          <w:sz w:val="20"/>
          <w:szCs w:val="20"/>
        </w:rPr>
        <w:t xml:space="preserve"> Synonymous with “profit-seeking” (Schouten and </w:t>
      </w:r>
      <w:proofErr w:type="spellStart"/>
      <w:r>
        <w:rPr>
          <w:sz w:val="20"/>
          <w:szCs w:val="20"/>
        </w:rPr>
        <w:t>Miklian</w:t>
      </w:r>
      <w:proofErr w:type="spellEnd"/>
      <w:r>
        <w:rPr>
          <w:sz w:val="20"/>
          <w:szCs w:val="20"/>
        </w:rPr>
        <w:t xml:space="preserve">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A8E"/>
    <w:multiLevelType w:val="hybridMultilevel"/>
    <w:tmpl w:val="E274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510BA"/>
    <w:multiLevelType w:val="multilevel"/>
    <w:tmpl w:val="A4D4FC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A478DC"/>
    <w:multiLevelType w:val="multilevel"/>
    <w:tmpl w:val="E722B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205584"/>
    <w:multiLevelType w:val="multilevel"/>
    <w:tmpl w:val="BC06DA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AED23B9"/>
    <w:multiLevelType w:val="multilevel"/>
    <w:tmpl w:val="2E503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210108"/>
    <w:multiLevelType w:val="hybridMultilevel"/>
    <w:tmpl w:val="380A5C4E"/>
    <w:lvl w:ilvl="0" w:tplc="AA726B7E">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C49F5"/>
    <w:multiLevelType w:val="multilevel"/>
    <w:tmpl w:val="17AA1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5661C9"/>
    <w:multiLevelType w:val="multilevel"/>
    <w:tmpl w:val="6298E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440CBC"/>
    <w:multiLevelType w:val="multilevel"/>
    <w:tmpl w:val="6D5CC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0A810D3"/>
    <w:multiLevelType w:val="hybridMultilevel"/>
    <w:tmpl w:val="94B4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20572E"/>
    <w:multiLevelType w:val="multilevel"/>
    <w:tmpl w:val="B31E18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5F1981"/>
    <w:multiLevelType w:val="multilevel"/>
    <w:tmpl w:val="468027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92234A0"/>
    <w:multiLevelType w:val="multilevel"/>
    <w:tmpl w:val="2A78AF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94158BC"/>
    <w:multiLevelType w:val="multilevel"/>
    <w:tmpl w:val="D5F0E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7C7818"/>
    <w:multiLevelType w:val="multilevel"/>
    <w:tmpl w:val="ECE469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C2A1594"/>
    <w:multiLevelType w:val="multilevel"/>
    <w:tmpl w:val="0CF6B3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1A96109"/>
    <w:multiLevelType w:val="multilevel"/>
    <w:tmpl w:val="A2E4A7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1F82EFE"/>
    <w:multiLevelType w:val="multilevel"/>
    <w:tmpl w:val="EB442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3964469"/>
    <w:multiLevelType w:val="multilevel"/>
    <w:tmpl w:val="8B4C4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CF3A33"/>
    <w:multiLevelType w:val="multilevel"/>
    <w:tmpl w:val="D702F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5135B3"/>
    <w:multiLevelType w:val="multilevel"/>
    <w:tmpl w:val="A644E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BDF20A5"/>
    <w:multiLevelType w:val="multilevel"/>
    <w:tmpl w:val="41D28B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D0408EF"/>
    <w:multiLevelType w:val="hybridMultilevel"/>
    <w:tmpl w:val="444C666E"/>
    <w:lvl w:ilvl="0" w:tplc="90BC1D44">
      <w:numFmt w:val="bullet"/>
      <w:lvlText w:val="-"/>
      <w:lvlJc w:val="left"/>
      <w:pPr>
        <w:ind w:left="720" w:hanging="360"/>
      </w:pPr>
      <w:rPr>
        <w:rFonts w:ascii="Garamond" w:eastAsia="Times New Roman" w:hAnsi="Garamond"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A25AB0"/>
    <w:multiLevelType w:val="multilevel"/>
    <w:tmpl w:val="C9F20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8D507C"/>
    <w:multiLevelType w:val="multilevel"/>
    <w:tmpl w:val="B2C84534"/>
    <w:lvl w:ilvl="0">
      <w:start w:val="1"/>
      <w:numFmt w:val="bullet"/>
      <w:lvlText w:val="●"/>
      <w:lvlJc w:val="left"/>
      <w:pPr>
        <w:ind w:left="778" w:hanging="360"/>
      </w:pPr>
      <w:rPr>
        <w:rFonts w:ascii="Noto Sans Symbols" w:eastAsia="Noto Sans Symbols" w:hAnsi="Noto Sans Symbols" w:cs="Noto Sans Symbols"/>
      </w:rPr>
    </w:lvl>
    <w:lvl w:ilvl="1">
      <w:start w:val="1"/>
      <w:numFmt w:val="bullet"/>
      <w:lvlText w:val="o"/>
      <w:lvlJc w:val="left"/>
      <w:pPr>
        <w:ind w:left="1498" w:hanging="360"/>
      </w:pPr>
      <w:rPr>
        <w:rFonts w:ascii="Courier New" w:eastAsia="Courier New" w:hAnsi="Courier New" w:cs="Courier New"/>
      </w:rPr>
    </w:lvl>
    <w:lvl w:ilvl="2">
      <w:start w:val="1"/>
      <w:numFmt w:val="bullet"/>
      <w:lvlText w:val="▪"/>
      <w:lvlJc w:val="left"/>
      <w:pPr>
        <w:ind w:left="2218" w:hanging="360"/>
      </w:pPr>
      <w:rPr>
        <w:rFonts w:ascii="Noto Sans Symbols" w:eastAsia="Noto Sans Symbols" w:hAnsi="Noto Sans Symbols" w:cs="Noto Sans Symbols"/>
      </w:rPr>
    </w:lvl>
    <w:lvl w:ilvl="3">
      <w:start w:val="1"/>
      <w:numFmt w:val="bullet"/>
      <w:lvlText w:val="●"/>
      <w:lvlJc w:val="left"/>
      <w:pPr>
        <w:ind w:left="2938" w:hanging="360"/>
      </w:pPr>
      <w:rPr>
        <w:rFonts w:ascii="Noto Sans Symbols" w:eastAsia="Noto Sans Symbols" w:hAnsi="Noto Sans Symbols" w:cs="Noto Sans Symbols"/>
      </w:rPr>
    </w:lvl>
    <w:lvl w:ilvl="4">
      <w:start w:val="1"/>
      <w:numFmt w:val="bullet"/>
      <w:lvlText w:val="o"/>
      <w:lvlJc w:val="left"/>
      <w:pPr>
        <w:ind w:left="3658" w:hanging="360"/>
      </w:pPr>
      <w:rPr>
        <w:rFonts w:ascii="Courier New" w:eastAsia="Courier New" w:hAnsi="Courier New" w:cs="Courier New"/>
      </w:rPr>
    </w:lvl>
    <w:lvl w:ilvl="5">
      <w:start w:val="1"/>
      <w:numFmt w:val="bullet"/>
      <w:lvlText w:val="▪"/>
      <w:lvlJc w:val="left"/>
      <w:pPr>
        <w:ind w:left="4378" w:hanging="360"/>
      </w:pPr>
      <w:rPr>
        <w:rFonts w:ascii="Noto Sans Symbols" w:eastAsia="Noto Sans Symbols" w:hAnsi="Noto Sans Symbols" w:cs="Noto Sans Symbols"/>
      </w:rPr>
    </w:lvl>
    <w:lvl w:ilvl="6">
      <w:start w:val="1"/>
      <w:numFmt w:val="bullet"/>
      <w:lvlText w:val="●"/>
      <w:lvlJc w:val="left"/>
      <w:pPr>
        <w:ind w:left="5098" w:hanging="360"/>
      </w:pPr>
      <w:rPr>
        <w:rFonts w:ascii="Noto Sans Symbols" w:eastAsia="Noto Sans Symbols" w:hAnsi="Noto Sans Symbols" w:cs="Noto Sans Symbols"/>
      </w:rPr>
    </w:lvl>
    <w:lvl w:ilvl="7">
      <w:start w:val="1"/>
      <w:numFmt w:val="bullet"/>
      <w:lvlText w:val="o"/>
      <w:lvlJc w:val="left"/>
      <w:pPr>
        <w:ind w:left="5818" w:hanging="360"/>
      </w:pPr>
      <w:rPr>
        <w:rFonts w:ascii="Courier New" w:eastAsia="Courier New" w:hAnsi="Courier New" w:cs="Courier New"/>
      </w:rPr>
    </w:lvl>
    <w:lvl w:ilvl="8">
      <w:start w:val="1"/>
      <w:numFmt w:val="bullet"/>
      <w:lvlText w:val="▪"/>
      <w:lvlJc w:val="left"/>
      <w:pPr>
        <w:ind w:left="6538" w:hanging="360"/>
      </w:pPr>
      <w:rPr>
        <w:rFonts w:ascii="Noto Sans Symbols" w:eastAsia="Noto Sans Symbols" w:hAnsi="Noto Sans Symbols" w:cs="Noto Sans Symbols"/>
      </w:rPr>
    </w:lvl>
  </w:abstractNum>
  <w:abstractNum w:abstractNumId="25" w15:restartNumberingAfterBreak="0">
    <w:nsid w:val="471D75EB"/>
    <w:multiLevelType w:val="multilevel"/>
    <w:tmpl w:val="3650F0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8FC2A1D"/>
    <w:multiLevelType w:val="multilevel"/>
    <w:tmpl w:val="A2646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E3E6793"/>
    <w:multiLevelType w:val="multilevel"/>
    <w:tmpl w:val="84E81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010615"/>
    <w:multiLevelType w:val="multilevel"/>
    <w:tmpl w:val="07327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323394F"/>
    <w:multiLevelType w:val="hybridMultilevel"/>
    <w:tmpl w:val="D714DB30"/>
    <w:lvl w:ilvl="0" w:tplc="058C1996">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077681"/>
    <w:multiLevelType w:val="multilevel"/>
    <w:tmpl w:val="0D7A6D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B794C38"/>
    <w:multiLevelType w:val="multilevel"/>
    <w:tmpl w:val="92E25C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F9B6824"/>
    <w:multiLevelType w:val="multilevel"/>
    <w:tmpl w:val="ECA4E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911770"/>
    <w:multiLevelType w:val="multilevel"/>
    <w:tmpl w:val="BCA00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6322A43"/>
    <w:multiLevelType w:val="multilevel"/>
    <w:tmpl w:val="1D4C2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B6E6D5F"/>
    <w:multiLevelType w:val="multilevel"/>
    <w:tmpl w:val="5B1829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D312120"/>
    <w:multiLevelType w:val="hybridMultilevel"/>
    <w:tmpl w:val="8B328B1E"/>
    <w:lvl w:ilvl="0" w:tplc="E66E9C16">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043441">
    <w:abstractNumId w:val="10"/>
  </w:num>
  <w:num w:numId="2" w16cid:durableId="2072001943">
    <w:abstractNumId w:val="21"/>
  </w:num>
  <w:num w:numId="3" w16cid:durableId="523399435">
    <w:abstractNumId w:val="20"/>
  </w:num>
  <w:num w:numId="4" w16cid:durableId="1762481914">
    <w:abstractNumId w:val="26"/>
  </w:num>
  <w:num w:numId="5" w16cid:durableId="1149009389">
    <w:abstractNumId w:val="34"/>
  </w:num>
  <w:num w:numId="6" w16cid:durableId="1668245885">
    <w:abstractNumId w:val="28"/>
  </w:num>
  <w:num w:numId="7" w16cid:durableId="671177445">
    <w:abstractNumId w:val="7"/>
  </w:num>
  <w:num w:numId="8" w16cid:durableId="294799898">
    <w:abstractNumId w:val="4"/>
  </w:num>
  <w:num w:numId="9" w16cid:durableId="239943549">
    <w:abstractNumId w:val="2"/>
  </w:num>
  <w:num w:numId="10" w16cid:durableId="1372417876">
    <w:abstractNumId w:val="14"/>
  </w:num>
  <w:num w:numId="11" w16cid:durableId="865489173">
    <w:abstractNumId w:val="27"/>
  </w:num>
  <w:num w:numId="12" w16cid:durableId="559294610">
    <w:abstractNumId w:val="15"/>
  </w:num>
  <w:num w:numId="13" w16cid:durableId="455416288">
    <w:abstractNumId w:val="1"/>
  </w:num>
  <w:num w:numId="14" w16cid:durableId="939800832">
    <w:abstractNumId w:val="23"/>
  </w:num>
  <w:num w:numId="15" w16cid:durableId="1101679848">
    <w:abstractNumId w:val="17"/>
  </w:num>
  <w:num w:numId="16" w16cid:durableId="1233344700">
    <w:abstractNumId w:val="13"/>
  </w:num>
  <w:num w:numId="17" w16cid:durableId="1363020870">
    <w:abstractNumId w:val="3"/>
  </w:num>
  <w:num w:numId="18" w16cid:durableId="1003700998">
    <w:abstractNumId w:val="35"/>
  </w:num>
  <w:num w:numId="19" w16cid:durableId="1740667060">
    <w:abstractNumId w:val="16"/>
  </w:num>
  <w:num w:numId="20" w16cid:durableId="209221658">
    <w:abstractNumId w:val="25"/>
  </w:num>
  <w:num w:numId="21" w16cid:durableId="1898202876">
    <w:abstractNumId w:val="31"/>
  </w:num>
  <w:num w:numId="22" w16cid:durableId="567232013">
    <w:abstractNumId w:val="33"/>
  </w:num>
  <w:num w:numId="23" w16cid:durableId="972751706">
    <w:abstractNumId w:val="18"/>
  </w:num>
  <w:num w:numId="24" w16cid:durableId="1260408944">
    <w:abstractNumId w:val="6"/>
  </w:num>
  <w:num w:numId="25" w16cid:durableId="260648148">
    <w:abstractNumId w:val="19"/>
  </w:num>
  <w:num w:numId="26" w16cid:durableId="1733506576">
    <w:abstractNumId w:val="32"/>
  </w:num>
  <w:num w:numId="27" w16cid:durableId="1019695416">
    <w:abstractNumId w:val="30"/>
  </w:num>
  <w:num w:numId="28" w16cid:durableId="1073311204">
    <w:abstractNumId w:val="8"/>
  </w:num>
  <w:num w:numId="29" w16cid:durableId="918712600">
    <w:abstractNumId w:val="12"/>
  </w:num>
  <w:num w:numId="30" w16cid:durableId="40713251">
    <w:abstractNumId w:val="11"/>
  </w:num>
  <w:num w:numId="31" w16cid:durableId="1349599918">
    <w:abstractNumId w:val="24"/>
  </w:num>
  <w:num w:numId="32" w16cid:durableId="601032293">
    <w:abstractNumId w:val="36"/>
  </w:num>
  <w:num w:numId="33" w16cid:durableId="687876285">
    <w:abstractNumId w:val="29"/>
  </w:num>
  <w:num w:numId="34" w16cid:durableId="143934267">
    <w:abstractNumId w:val="9"/>
  </w:num>
  <w:num w:numId="35" w16cid:durableId="1519001630">
    <w:abstractNumId w:val="5"/>
  </w:num>
  <w:num w:numId="36" w16cid:durableId="1856185929">
    <w:abstractNumId w:val="0"/>
  </w:num>
  <w:num w:numId="37" w16cid:durableId="10069185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vero Sanchez, Cecilia">
    <w15:presenceInfo w15:providerId="AD" w15:userId="S::cjc7472@psu.edu::dc6f36a7-0994-422e-a301-e77969ba31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61"/>
    <w:rsid w:val="000100EF"/>
    <w:rsid w:val="00012B70"/>
    <w:rsid w:val="000A6DD5"/>
    <w:rsid w:val="000E5660"/>
    <w:rsid w:val="0012499F"/>
    <w:rsid w:val="001849F7"/>
    <w:rsid w:val="00190CAB"/>
    <w:rsid w:val="001F2190"/>
    <w:rsid w:val="00257ED1"/>
    <w:rsid w:val="00280E8A"/>
    <w:rsid w:val="00281598"/>
    <w:rsid w:val="002D0961"/>
    <w:rsid w:val="002F7A34"/>
    <w:rsid w:val="003372CA"/>
    <w:rsid w:val="00337D54"/>
    <w:rsid w:val="0037794C"/>
    <w:rsid w:val="00411436"/>
    <w:rsid w:val="004425B4"/>
    <w:rsid w:val="0045579B"/>
    <w:rsid w:val="00461B26"/>
    <w:rsid w:val="004C2519"/>
    <w:rsid w:val="0052056A"/>
    <w:rsid w:val="00541B0B"/>
    <w:rsid w:val="00586324"/>
    <w:rsid w:val="005B7E40"/>
    <w:rsid w:val="00604303"/>
    <w:rsid w:val="00672E9F"/>
    <w:rsid w:val="006C6B57"/>
    <w:rsid w:val="007B5DE9"/>
    <w:rsid w:val="00830C21"/>
    <w:rsid w:val="00874D24"/>
    <w:rsid w:val="008A3553"/>
    <w:rsid w:val="008E669F"/>
    <w:rsid w:val="00946EB4"/>
    <w:rsid w:val="00953DA8"/>
    <w:rsid w:val="00954FD4"/>
    <w:rsid w:val="009A61F3"/>
    <w:rsid w:val="009B2153"/>
    <w:rsid w:val="009B2C9D"/>
    <w:rsid w:val="009B5B85"/>
    <w:rsid w:val="009D7DBA"/>
    <w:rsid w:val="00A00518"/>
    <w:rsid w:val="00A52673"/>
    <w:rsid w:val="00A57659"/>
    <w:rsid w:val="00A62775"/>
    <w:rsid w:val="00AA6CB6"/>
    <w:rsid w:val="00AF30D5"/>
    <w:rsid w:val="00B12D3A"/>
    <w:rsid w:val="00BB1DA7"/>
    <w:rsid w:val="00C02CD9"/>
    <w:rsid w:val="00D650A6"/>
    <w:rsid w:val="00E34FD0"/>
    <w:rsid w:val="00EC20C2"/>
    <w:rsid w:val="00ED5697"/>
    <w:rsid w:val="00F007A4"/>
    <w:rsid w:val="00F201C7"/>
    <w:rsid w:val="00F2380F"/>
    <w:rsid w:val="00F42C28"/>
    <w:rsid w:val="00F708CA"/>
    <w:rsid w:val="00FF5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C4AA1"/>
  <w15:docId w15:val="{AF009E9B-DAEE-4011-9143-DD869C285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B92"/>
    <w:rPr>
      <w:rFonts w:eastAsia="Times New Roman" w:cs="Times New Roman"/>
    </w:rPr>
  </w:style>
  <w:style w:type="paragraph" w:styleId="Heading1">
    <w:name w:val="heading 1"/>
    <w:basedOn w:val="Normal"/>
    <w:next w:val="Normal"/>
    <w:link w:val="Heading1Char"/>
    <w:uiPriority w:val="9"/>
    <w:qFormat/>
    <w:rsid w:val="00BF6B92"/>
    <w:pPr>
      <w:keepNext/>
      <w:keepLines/>
      <w:spacing w:before="240" w:after="240"/>
      <w:outlineLvl w:val="0"/>
    </w:pPr>
    <w:rPr>
      <w:rFonts w:ascii="Calibri Light" w:hAnsi="Calibri Light"/>
      <w:sz w:val="32"/>
      <w:szCs w:val="40"/>
      <w:lang w:val="en"/>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BF6B92"/>
    <w:rPr>
      <w:rFonts w:ascii="Calibri Light" w:eastAsia="Times New Roman" w:hAnsi="Calibri Light" w:cs="Times New Roman"/>
      <w:kern w:val="0"/>
      <w:sz w:val="32"/>
      <w:szCs w:val="40"/>
      <w:lang w:val="en"/>
    </w:rPr>
  </w:style>
  <w:style w:type="character" w:styleId="Hyperlink">
    <w:name w:val="Hyperlink"/>
    <w:basedOn w:val="DefaultParagraphFont"/>
    <w:uiPriority w:val="99"/>
    <w:unhideWhenUsed/>
    <w:rsid w:val="00BF6B92"/>
    <w:rPr>
      <w:color w:val="0563C1" w:themeColor="hyperlink"/>
      <w:u w:val="single"/>
    </w:rPr>
  </w:style>
  <w:style w:type="paragraph" w:styleId="ListParagraph">
    <w:name w:val="List Paragraph"/>
    <w:basedOn w:val="Normal"/>
    <w:uiPriority w:val="34"/>
    <w:qFormat/>
    <w:rsid w:val="00BF6B92"/>
    <w:pPr>
      <w:spacing w:line="480" w:lineRule="auto"/>
      <w:ind w:left="720"/>
      <w:contextualSpacing/>
    </w:pPr>
    <w:rPr>
      <w:lang w:val="en"/>
    </w:rPr>
  </w:style>
  <w:style w:type="paragraph" w:styleId="NormalWeb">
    <w:name w:val="Normal (Web)"/>
    <w:basedOn w:val="Normal"/>
    <w:uiPriority w:val="99"/>
    <w:unhideWhenUsed/>
    <w:rsid w:val="00BF6B92"/>
    <w:pPr>
      <w:spacing w:before="100" w:beforeAutospacing="1" w:after="100" w:afterAutospacing="1"/>
    </w:pPr>
  </w:style>
  <w:style w:type="paragraph" w:styleId="FootnoteText">
    <w:name w:val="footnote text"/>
    <w:basedOn w:val="Normal"/>
    <w:link w:val="FootnoteTextChar"/>
    <w:uiPriority w:val="99"/>
    <w:semiHidden/>
    <w:unhideWhenUsed/>
    <w:rsid w:val="00BF6B92"/>
    <w:rPr>
      <w:sz w:val="20"/>
      <w:szCs w:val="20"/>
    </w:rPr>
  </w:style>
  <w:style w:type="character" w:customStyle="1" w:styleId="FootnoteTextChar">
    <w:name w:val="Footnote Text Char"/>
    <w:basedOn w:val="DefaultParagraphFont"/>
    <w:link w:val="FootnoteText"/>
    <w:uiPriority w:val="99"/>
    <w:semiHidden/>
    <w:rsid w:val="00BF6B92"/>
    <w:rPr>
      <w:rFonts w:ascii="Garamond" w:eastAsia="Times New Roman" w:hAnsi="Garamond" w:cs="Times New Roman"/>
      <w:kern w:val="0"/>
      <w:sz w:val="20"/>
      <w:szCs w:val="20"/>
      <w:lang w:val="en-US"/>
    </w:rPr>
  </w:style>
  <w:style w:type="character" w:styleId="FootnoteReference">
    <w:name w:val="footnote reference"/>
    <w:basedOn w:val="DefaultParagraphFont"/>
    <w:uiPriority w:val="99"/>
    <w:semiHidden/>
    <w:unhideWhenUsed/>
    <w:rsid w:val="00BF6B92"/>
    <w:rPr>
      <w:vertAlign w:val="superscript"/>
    </w:rPr>
  </w:style>
  <w:style w:type="character" w:styleId="CommentReference">
    <w:name w:val="annotation reference"/>
    <w:basedOn w:val="DefaultParagraphFont"/>
    <w:uiPriority w:val="99"/>
    <w:semiHidden/>
    <w:unhideWhenUsed/>
    <w:rsid w:val="007B7DB4"/>
    <w:rPr>
      <w:sz w:val="16"/>
      <w:szCs w:val="16"/>
    </w:rPr>
  </w:style>
  <w:style w:type="paragraph" w:styleId="CommentText">
    <w:name w:val="annotation text"/>
    <w:basedOn w:val="Normal"/>
    <w:link w:val="CommentTextChar"/>
    <w:uiPriority w:val="99"/>
    <w:unhideWhenUsed/>
    <w:rsid w:val="007B7DB4"/>
    <w:rPr>
      <w:sz w:val="20"/>
      <w:szCs w:val="20"/>
    </w:rPr>
  </w:style>
  <w:style w:type="character" w:customStyle="1" w:styleId="CommentTextChar">
    <w:name w:val="Comment Text Char"/>
    <w:basedOn w:val="DefaultParagraphFont"/>
    <w:link w:val="CommentText"/>
    <w:uiPriority w:val="99"/>
    <w:rsid w:val="007B7DB4"/>
    <w:rPr>
      <w:rFonts w:ascii="Garamond" w:eastAsia="Times New Roman" w:hAnsi="Garamond" w:cs="Times New Roman"/>
      <w:kern w:val="0"/>
      <w:sz w:val="20"/>
      <w:szCs w:val="20"/>
      <w:lang w:val="en-US"/>
    </w:rPr>
  </w:style>
  <w:style w:type="paragraph" w:styleId="CommentSubject">
    <w:name w:val="annotation subject"/>
    <w:basedOn w:val="CommentText"/>
    <w:next w:val="CommentText"/>
    <w:link w:val="CommentSubjectChar"/>
    <w:uiPriority w:val="99"/>
    <w:semiHidden/>
    <w:unhideWhenUsed/>
    <w:rsid w:val="007B7DB4"/>
    <w:rPr>
      <w:b/>
      <w:bCs/>
    </w:rPr>
  </w:style>
  <w:style w:type="character" w:customStyle="1" w:styleId="CommentSubjectChar">
    <w:name w:val="Comment Subject Char"/>
    <w:basedOn w:val="CommentTextChar"/>
    <w:link w:val="CommentSubject"/>
    <w:uiPriority w:val="99"/>
    <w:semiHidden/>
    <w:rsid w:val="007B7DB4"/>
    <w:rPr>
      <w:rFonts w:ascii="Garamond" w:eastAsia="Times New Roman" w:hAnsi="Garamond" w:cs="Times New Roman"/>
      <w:b/>
      <w:bCs/>
      <w:kern w:val="0"/>
      <w:sz w:val="20"/>
      <w:szCs w:val="20"/>
      <w:lang w:val="en-US"/>
    </w:rPr>
  </w:style>
  <w:style w:type="paragraph" w:styleId="Revision">
    <w:name w:val="Revision"/>
    <w:hidden/>
    <w:uiPriority w:val="99"/>
    <w:semiHidden/>
    <w:rsid w:val="001D416A"/>
    <w:rPr>
      <w:rFonts w:eastAsia="Times New Roman" w:cs="Times New Roman"/>
    </w:rPr>
  </w:style>
  <w:style w:type="character" w:styleId="UnresolvedMention">
    <w:name w:val="Unresolved Mention"/>
    <w:basedOn w:val="DefaultParagraphFont"/>
    <w:uiPriority w:val="99"/>
    <w:semiHidden/>
    <w:unhideWhenUsed/>
    <w:rsid w:val="0087236C"/>
    <w:rPr>
      <w:color w:val="605E5C"/>
      <w:shd w:val="clear" w:color="auto" w:fill="E1DFDD"/>
    </w:rPr>
  </w:style>
  <w:style w:type="paragraph" w:styleId="BalloonText">
    <w:name w:val="Balloon Text"/>
    <w:basedOn w:val="Normal"/>
    <w:link w:val="BalloonTextChar"/>
    <w:uiPriority w:val="99"/>
    <w:semiHidden/>
    <w:unhideWhenUsed/>
    <w:rsid w:val="008F21A3"/>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F21A3"/>
    <w:rPr>
      <w:rFonts w:ascii="Times New Roman" w:eastAsia="Times New Roman" w:hAnsi="Times New Roman" w:cs="Times New Roman"/>
      <w:kern w:val="0"/>
      <w:sz w:val="18"/>
      <w:szCs w:val="18"/>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A3553"/>
    <w:pPr>
      <w:tabs>
        <w:tab w:val="center" w:pos="4680"/>
        <w:tab w:val="right" w:pos="9360"/>
      </w:tabs>
    </w:pPr>
  </w:style>
  <w:style w:type="character" w:customStyle="1" w:styleId="HeaderChar">
    <w:name w:val="Header Char"/>
    <w:basedOn w:val="DefaultParagraphFont"/>
    <w:link w:val="Header"/>
    <w:uiPriority w:val="99"/>
    <w:rsid w:val="008A3553"/>
    <w:rPr>
      <w:rFonts w:eastAsia="Times New Roman" w:cs="Times New Roman"/>
    </w:rPr>
  </w:style>
  <w:style w:type="paragraph" w:styleId="Footer">
    <w:name w:val="footer"/>
    <w:basedOn w:val="Normal"/>
    <w:link w:val="FooterChar"/>
    <w:uiPriority w:val="99"/>
    <w:unhideWhenUsed/>
    <w:rsid w:val="008A3553"/>
    <w:pPr>
      <w:tabs>
        <w:tab w:val="center" w:pos="4680"/>
        <w:tab w:val="right" w:pos="9360"/>
      </w:tabs>
    </w:pPr>
  </w:style>
  <w:style w:type="character" w:customStyle="1" w:styleId="FooterChar">
    <w:name w:val="Footer Char"/>
    <w:basedOn w:val="DefaultParagraphFont"/>
    <w:link w:val="Footer"/>
    <w:uiPriority w:val="99"/>
    <w:rsid w:val="008A3553"/>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49653">
      <w:bodyDiv w:val="1"/>
      <w:marLeft w:val="0"/>
      <w:marRight w:val="0"/>
      <w:marTop w:val="0"/>
      <w:marBottom w:val="0"/>
      <w:divBdr>
        <w:top w:val="none" w:sz="0" w:space="0" w:color="auto"/>
        <w:left w:val="none" w:sz="0" w:space="0" w:color="auto"/>
        <w:bottom w:val="none" w:sz="0" w:space="0" w:color="auto"/>
        <w:right w:val="none" w:sz="0" w:space="0" w:color="auto"/>
      </w:divBdr>
      <w:divsChild>
        <w:div w:id="1125780644">
          <w:marLeft w:val="0"/>
          <w:marRight w:val="0"/>
          <w:marTop w:val="0"/>
          <w:marBottom w:val="0"/>
          <w:divBdr>
            <w:top w:val="none" w:sz="0" w:space="0" w:color="auto"/>
            <w:left w:val="none" w:sz="0" w:space="0" w:color="auto"/>
            <w:bottom w:val="none" w:sz="0" w:space="0" w:color="auto"/>
            <w:right w:val="none" w:sz="0" w:space="0" w:color="auto"/>
          </w:divBdr>
          <w:divsChild>
            <w:div w:id="1897812833">
              <w:marLeft w:val="0"/>
              <w:marRight w:val="0"/>
              <w:marTop w:val="0"/>
              <w:marBottom w:val="0"/>
              <w:divBdr>
                <w:top w:val="none" w:sz="0" w:space="0" w:color="auto"/>
                <w:left w:val="none" w:sz="0" w:space="0" w:color="auto"/>
                <w:bottom w:val="none" w:sz="0" w:space="0" w:color="auto"/>
                <w:right w:val="none" w:sz="0" w:space="0" w:color="auto"/>
              </w:divBdr>
              <w:divsChild>
                <w:div w:id="801727448">
                  <w:marLeft w:val="0"/>
                  <w:marRight w:val="0"/>
                  <w:marTop w:val="0"/>
                  <w:marBottom w:val="0"/>
                  <w:divBdr>
                    <w:top w:val="none" w:sz="0" w:space="0" w:color="auto"/>
                    <w:left w:val="none" w:sz="0" w:space="0" w:color="auto"/>
                    <w:bottom w:val="none" w:sz="0" w:space="0" w:color="auto"/>
                    <w:right w:val="none" w:sz="0" w:space="0" w:color="auto"/>
                  </w:divBdr>
                  <w:divsChild>
                    <w:div w:id="541134266">
                      <w:marLeft w:val="0"/>
                      <w:marRight w:val="0"/>
                      <w:marTop w:val="0"/>
                      <w:marBottom w:val="0"/>
                      <w:divBdr>
                        <w:top w:val="none" w:sz="0" w:space="0" w:color="auto"/>
                        <w:left w:val="none" w:sz="0" w:space="0" w:color="auto"/>
                        <w:bottom w:val="none" w:sz="0" w:space="0" w:color="auto"/>
                        <w:right w:val="none" w:sz="0" w:space="0" w:color="auto"/>
                      </w:divBdr>
                      <w:divsChild>
                        <w:div w:id="17411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220772">
      <w:bodyDiv w:val="1"/>
      <w:marLeft w:val="0"/>
      <w:marRight w:val="0"/>
      <w:marTop w:val="0"/>
      <w:marBottom w:val="0"/>
      <w:divBdr>
        <w:top w:val="none" w:sz="0" w:space="0" w:color="auto"/>
        <w:left w:val="none" w:sz="0" w:space="0" w:color="auto"/>
        <w:bottom w:val="none" w:sz="0" w:space="0" w:color="auto"/>
        <w:right w:val="none" w:sz="0" w:space="0" w:color="auto"/>
      </w:divBdr>
    </w:div>
    <w:div w:id="324015731">
      <w:bodyDiv w:val="1"/>
      <w:marLeft w:val="0"/>
      <w:marRight w:val="0"/>
      <w:marTop w:val="0"/>
      <w:marBottom w:val="0"/>
      <w:divBdr>
        <w:top w:val="none" w:sz="0" w:space="0" w:color="auto"/>
        <w:left w:val="none" w:sz="0" w:space="0" w:color="auto"/>
        <w:bottom w:val="none" w:sz="0" w:space="0" w:color="auto"/>
        <w:right w:val="none" w:sz="0" w:space="0" w:color="auto"/>
      </w:divBdr>
      <w:divsChild>
        <w:div w:id="497579971">
          <w:marLeft w:val="0"/>
          <w:marRight w:val="0"/>
          <w:marTop w:val="0"/>
          <w:marBottom w:val="0"/>
          <w:divBdr>
            <w:top w:val="none" w:sz="0" w:space="0" w:color="auto"/>
            <w:left w:val="none" w:sz="0" w:space="0" w:color="auto"/>
            <w:bottom w:val="none" w:sz="0" w:space="0" w:color="auto"/>
            <w:right w:val="none" w:sz="0" w:space="0" w:color="auto"/>
          </w:divBdr>
          <w:divsChild>
            <w:div w:id="17124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72963">
      <w:bodyDiv w:val="1"/>
      <w:marLeft w:val="0"/>
      <w:marRight w:val="0"/>
      <w:marTop w:val="0"/>
      <w:marBottom w:val="0"/>
      <w:divBdr>
        <w:top w:val="none" w:sz="0" w:space="0" w:color="auto"/>
        <w:left w:val="none" w:sz="0" w:space="0" w:color="auto"/>
        <w:bottom w:val="none" w:sz="0" w:space="0" w:color="auto"/>
        <w:right w:val="none" w:sz="0" w:space="0" w:color="auto"/>
      </w:divBdr>
      <w:divsChild>
        <w:div w:id="1210072352">
          <w:marLeft w:val="0"/>
          <w:marRight w:val="0"/>
          <w:marTop w:val="0"/>
          <w:marBottom w:val="0"/>
          <w:divBdr>
            <w:top w:val="none" w:sz="0" w:space="0" w:color="auto"/>
            <w:left w:val="none" w:sz="0" w:space="0" w:color="auto"/>
            <w:bottom w:val="none" w:sz="0" w:space="0" w:color="auto"/>
            <w:right w:val="none" w:sz="0" w:space="0" w:color="auto"/>
          </w:divBdr>
          <w:divsChild>
            <w:div w:id="708340175">
              <w:marLeft w:val="0"/>
              <w:marRight w:val="0"/>
              <w:marTop w:val="0"/>
              <w:marBottom w:val="0"/>
              <w:divBdr>
                <w:top w:val="none" w:sz="0" w:space="0" w:color="auto"/>
                <w:left w:val="none" w:sz="0" w:space="0" w:color="auto"/>
                <w:bottom w:val="none" w:sz="0" w:space="0" w:color="auto"/>
                <w:right w:val="none" w:sz="0" w:space="0" w:color="auto"/>
              </w:divBdr>
              <w:divsChild>
                <w:div w:id="1341590933">
                  <w:marLeft w:val="0"/>
                  <w:marRight w:val="0"/>
                  <w:marTop w:val="0"/>
                  <w:marBottom w:val="0"/>
                  <w:divBdr>
                    <w:top w:val="none" w:sz="0" w:space="0" w:color="auto"/>
                    <w:left w:val="none" w:sz="0" w:space="0" w:color="auto"/>
                    <w:bottom w:val="none" w:sz="0" w:space="0" w:color="auto"/>
                    <w:right w:val="none" w:sz="0" w:space="0" w:color="auto"/>
                  </w:divBdr>
                  <w:divsChild>
                    <w:div w:id="705954061">
                      <w:marLeft w:val="0"/>
                      <w:marRight w:val="0"/>
                      <w:marTop w:val="0"/>
                      <w:marBottom w:val="0"/>
                      <w:divBdr>
                        <w:top w:val="none" w:sz="0" w:space="0" w:color="auto"/>
                        <w:left w:val="none" w:sz="0" w:space="0" w:color="auto"/>
                        <w:bottom w:val="none" w:sz="0" w:space="0" w:color="auto"/>
                        <w:right w:val="none" w:sz="0" w:space="0" w:color="auto"/>
                      </w:divBdr>
                      <w:divsChild>
                        <w:div w:id="2182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799118">
      <w:bodyDiv w:val="1"/>
      <w:marLeft w:val="0"/>
      <w:marRight w:val="0"/>
      <w:marTop w:val="0"/>
      <w:marBottom w:val="0"/>
      <w:divBdr>
        <w:top w:val="none" w:sz="0" w:space="0" w:color="auto"/>
        <w:left w:val="none" w:sz="0" w:space="0" w:color="auto"/>
        <w:bottom w:val="none" w:sz="0" w:space="0" w:color="auto"/>
        <w:right w:val="none" w:sz="0" w:space="0" w:color="auto"/>
      </w:divBdr>
      <w:divsChild>
        <w:div w:id="110252031">
          <w:marLeft w:val="0"/>
          <w:marRight w:val="0"/>
          <w:marTop w:val="0"/>
          <w:marBottom w:val="0"/>
          <w:divBdr>
            <w:top w:val="none" w:sz="0" w:space="0" w:color="auto"/>
            <w:left w:val="none" w:sz="0" w:space="0" w:color="auto"/>
            <w:bottom w:val="none" w:sz="0" w:space="0" w:color="auto"/>
            <w:right w:val="none" w:sz="0" w:space="0" w:color="auto"/>
          </w:divBdr>
          <w:divsChild>
            <w:div w:id="1514686155">
              <w:marLeft w:val="0"/>
              <w:marRight w:val="0"/>
              <w:marTop w:val="0"/>
              <w:marBottom w:val="0"/>
              <w:divBdr>
                <w:top w:val="none" w:sz="0" w:space="0" w:color="auto"/>
                <w:left w:val="none" w:sz="0" w:space="0" w:color="auto"/>
                <w:bottom w:val="none" w:sz="0" w:space="0" w:color="auto"/>
                <w:right w:val="none" w:sz="0" w:space="0" w:color="auto"/>
              </w:divBdr>
              <w:divsChild>
                <w:div w:id="1533616956">
                  <w:marLeft w:val="0"/>
                  <w:marRight w:val="0"/>
                  <w:marTop w:val="0"/>
                  <w:marBottom w:val="0"/>
                  <w:divBdr>
                    <w:top w:val="none" w:sz="0" w:space="0" w:color="auto"/>
                    <w:left w:val="none" w:sz="0" w:space="0" w:color="auto"/>
                    <w:bottom w:val="none" w:sz="0" w:space="0" w:color="auto"/>
                    <w:right w:val="none" w:sz="0" w:space="0" w:color="auto"/>
                  </w:divBdr>
                  <w:divsChild>
                    <w:div w:id="531266918">
                      <w:marLeft w:val="0"/>
                      <w:marRight w:val="0"/>
                      <w:marTop w:val="0"/>
                      <w:marBottom w:val="0"/>
                      <w:divBdr>
                        <w:top w:val="none" w:sz="0" w:space="0" w:color="auto"/>
                        <w:left w:val="none" w:sz="0" w:space="0" w:color="auto"/>
                        <w:bottom w:val="none" w:sz="0" w:space="0" w:color="auto"/>
                        <w:right w:val="none" w:sz="0" w:space="0" w:color="auto"/>
                      </w:divBdr>
                      <w:divsChild>
                        <w:div w:id="204979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390896">
      <w:bodyDiv w:val="1"/>
      <w:marLeft w:val="0"/>
      <w:marRight w:val="0"/>
      <w:marTop w:val="0"/>
      <w:marBottom w:val="0"/>
      <w:divBdr>
        <w:top w:val="none" w:sz="0" w:space="0" w:color="auto"/>
        <w:left w:val="none" w:sz="0" w:space="0" w:color="auto"/>
        <w:bottom w:val="none" w:sz="0" w:space="0" w:color="auto"/>
        <w:right w:val="none" w:sz="0" w:space="0" w:color="auto"/>
      </w:divBdr>
      <w:divsChild>
        <w:div w:id="281349636">
          <w:marLeft w:val="0"/>
          <w:marRight w:val="0"/>
          <w:marTop w:val="0"/>
          <w:marBottom w:val="0"/>
          <w:divBdr>
            <w:top w:val="none" w:sz="0" w:space="0" w:color="auto"/>
            <w:left w:val="none" w:sz="0" w:space="0" w:color="auto"/>
            <w:bottom w:val="none" w:sz="0" w:space="0" w:color="auto"/>
            <w:right w:val="none" w:sz="0" w:space="0" w:color="auto"/>
          </w:divBdr>
          <w:divsChild>
            <w:div w:id="642004049">
              <w:marLeft w:val="0"/>
              <w:marRight w:val="0"/>
              <w:marTop w:val="0"/>
              <w:marBottom w:val="0"/>
              <w:divBdr>
                <w:top w:val="none" w:sz="0" w:space="0" w:color="auto"/>
                <w:left w:val="none" w:sz="0" w:space="0" w:color="auto"/>
                <w:bottom w:val="none" w:sz="0" w:space="0" w:color="auto"/>
                <w:right w:val="none" w:sz="0" w:space="0" w:color="auto"/>
              </w:divBdr>
              <w:divsChild>
                <w:div w:id="1918438235">
                  <w:marLeft w:val="0"/>
                  <w:marRight w:val="0"/>
                  <w:marTop w:val="0"/>
                  <w:marBottom w:val="0"/>
                  <w:divBdr>
                    <w:top w:val="none" w:sz="0" w:space="0" w:color="auto"/>
                    <w:left w:val="none" w:sz="0" w:space="0" w:color="auto"/>
                    <w:bottom w:val="none" w:sz="0" w:space="0" w:color="auto"/>
                    <w:right w:val="none" w:sz="0" w:space="0" w:color="auto"/>
                  </w:divBdr>
                  <w:divsChild>
                    <w:div w:id="1743136040">
                      <w:marLeft w:val="0"/>
                      <w:marRight w:val="0"/>
                      <w:marTop w:val="0"/>
                      <w:marBottom w:val="0"/>
                      <w:divBdr>
                        <w:top w:val="none" w:sz="0" w:space="0" w:color="auto"/>
                        <w:left w:val="none" w:sz="0" w:space="0" w:color="auto"/>
                        <w:bottom w:val="none" w:sz="0" w:space="0" w:color="auto"/>
                        <w:right w:val="none" w:sz="0" w:space="0" w:color="auto"/>
                      </w:divBdr>
                      <w:divsChild>
                        <w:div w:id="86143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502522">
      <w:bodyDiv w:val="1"/>
      <w:marLeft w:val="0"/>
      <w:marRight w:val="0"/>
      <w:marTop w:val="0"/>
      <w:marBottom w:val="0"/>
      <w:divBdr>
        <w:top w:val="none" w:sz="0" w:space="0" w:color="auto"/>
        <w:left w:val="none" w:sz="0" w:space="0" w:color="auto"/>
        <w:bottom w:val="none" w:sz="0" w:space="0" w:color="auto"/>
        <w:right w:val="none" w:sz="0" w:space="0" w:color="auto"/>
      </w:divBdr>
      <w:divsChild>
        <w:div w:id="1127433459">
          <w:marLeft w:val="0"/>
          <w:marRight w:val="0"/>
          <w:marTop w:val="0"/>
          <w:marBottom w:val="0"/>
          <w:divBdr>
            <w:top w:val="none" w:sz="0" w:space="0" w:color="auto"/>
            <w:left w:val="none" w:sz="0" w:space="0" w:color="auto"/>
            <w:bottom w:val="none" w:sz="0" w:space="0" w:color="auto"/>
            <w:right w:val="none" w:sz="0" w:space="0" w:color="auto"/>
          </w:divBdr>
          <w:divsChild>
            <w:div w:id="818351887">
              <w:marLeft w:val="0"/>
              <w:marRight w:val="0"/>
              <w:marTop w:val="0"/>
              <w:marBottom w:val="0"/>
              <w:divBdr>
                <w:top w:val="none" w:sz="0" w:space="0" w:color="auto"/>
                <w:left w:val="none" w:sz="0" w:space="0" w:color="auto"/>
                <w:bottom w:val="none" w:sz="0" w:space="0" w:color="auto"/>
                <w:right w:val="none" w:sz="0" w:space="0" w:color="auto"/>
              </w:divBdr>
              <w:divsChild>
                <w:div w:id="1977486645">
                  <w:marLeft w:val="0"/>
                  <w:marRight w:val="0"/>
                  <w:marTop w:val="0"/>
                  <w:marBottom w:val="0"/>
                  <w:divBdr>
                    <w:top w:val="none" w:sz="0" w:space="0" w:color="auto"/>
                    <w:left w:val="none" w:sz="0" w:space="0" w:color="auto"/>
                    <w:bottom w:val="none" w:sz="0" w:space="0" w:color="auto"/>
                    <w:right w:val="none" w:sz="0" w:space="0" w:color="auto"/>
                  </w:divBdr>
                  <w:divsChild>
                    <w:div w:id="669792653">
                      <w:marLeft w:val="0"/>
                      <w:marRight w:val="0"/>
                      <w:marTop w:val="0"/>
                      <w:marBottom w:val="0"/>
                      <w:divBdr>
                        <w:top w:val="none" w:sz="0" w:space="0" w:color="auto"/>
                        <w:left w:val="none" w:sz="0" w:space="0" w:color="auto"/>
                        <w:bottom w:val="none" w:sz="0" w:space="0" w:color="auto"/>
                        <w:right w:val="none" w:sz="0" w:space="0" w:color="auto"/>
                      </w:divBdr>
                      <w:divsChild>
                        <w:div w:id="1765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653838">
      <w:bodyDiv w:val="1"/>
      <w:marLeft w:val="0"/>
      <w:marRight w:val="0"/>
      <w:marTop w:val="0"/>
      <w:marBottom w:val="0"/>
      <w:divBdr>
        <w:top w:val="none" w:sz="0" w:space="0" w:color="auto"/>
        <w:left w:val="none" w:sz="0" w:space="0" w:color="auto"/>
        <w:bottom w:val="none" w:sz="0" w:space="0" w:color="auto"/>
        <w:right w:val="none" w:sz="0" w:space="0" w:color="auto"/>
      </w:divBdr>
      <w:divsChild>
        <w:div w:id="319894760">
          <w:marLeft w:val="0"/>
          <w:marRight w:val="0"/>
          <w:marTop w:val="0"/>
          <w:marBottom w:val="0"/>
          <w:divBdr>
            <w:top w:val="none" w:sz="0" w:space="0" w:color="auto"/>
            <w:left w:val="none" w:sz="0" w:space="0" w:color="auto"/>
            <w:bottom w:val="none" w:sz="0" w:space="0" w:color="auto"/>
            <w:right w:val="none" w:sz="0" w:space="0" w:color="auto"/>
          </w:divBdr>
          <w:divsChild>
            <w:div w:id="954292908">
              <w:marLeft w:val="0"/>
              <w:marRight w:val="0"/>
              <w:marTop w:val="0"/>
              <w:marBottom w:val="0"/>
              <w:divBdr>
                <w:top w:val="none" w:sz="0" w:space="0" w:color="auto"/>
                <w:left w:val="none" w:sz="0" w:space="0" w:color="auto"/>
                <w:bottom w:val="none" w:sz="0" w:space="0" w:color="auto"/>
                <w:right w:val="none" w:sz="0" w:space="0" w:color="auto"/>
              </w:divBdr>
              <w:divsChild>
                <w:div w:id="242573961">
                  <w:marLeft w:val="0"/>
                  <w:marRight w:val="0"/>
                  <w:marTop w:val="0"/>
                  <w:marBottom w:val="0"/>
                  <w:divBdr>
                    <w:top w:val="none" w:sz="0" w:space="0" w:color="auto"/>
                    <w:left w:val="none" w:sz="0" w:space="0" w:color="auto"/>
                    <w:bottom w:val="none" w:sz="0" w:space="0" w:color="auto"/>
                    <w:right w:val="none" w:sz="0" w:space="0" w:color="auto"/>
                  </w:divBdr>
                  <w:divsChild>
                    <w:div w:id="1848589653">
                      <w:marLeft w:val="0"/>
                      <w:marRight w:val="0"/>
                      <w:marTop w:val="0"/>
                      <w:marBottom w:val="0"/>
                      <w:divBdr>
                        <w:top w:val="none" w:sz="0" w:space="0" w:color="auto"/>
                        <w:left w:val="none" w:sz="0" w:space="0" w:color="auto"/>
                        <w:bottom w:val="none" w:sz="0" w:space="0" w:color="auto"/>
                        <w:right w:val="none" w:sz="0" w:space="0" w:color="auto"/>
                      </w:divBdr>
                      <w:divsChild>
                        <w:div w:id="172925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535538">
      <w:bodyDiv w:val="1"/>
      <w:marLeft w:val="0"/>
      <w:marRight w:val="0"/>
      <w:marTop w:val="0"/>
      <w:marBottom w:val="0"/>
      <w:divBdr>
        <w:top w:val="none" w:sz="0" w:space="0" w:color="auto"/>
        <w:left w:val="none" w:sz="0" w:space="0" w:color="auto"/>
        <w:bottom w:val="none" w:sz="0" w:space="0" w:color="auto"/>
        <w:right w:val="none" w:sz="0" w:space="0" w:color="auto"/>
      </w:divBdr>
    </w:div>
    <w:div w:id="1055542980">
      <w:bodyDiv w:val="1"/>
      <w:marLeft w:val="0"/>
      <w:marRight w:val="0"/>
      <w:marTop w:val="0"/>
      <w:marBottom w:val="0"/>
      <w:divBdr>
        <w:top w:val="none" w:sz="0" w:space="0" w:color="auto"/>
        <w:left w:val="none" w:sz="0" w:space="0" w:color="auto"/>
        <w:bottom w:val="none" w:sz="0" w:space="0" w:color="auto"/>
        <w:right w:val="none" w:sz="0" w:space="0" w:color="auto"/>
      </w:divBdr>
    </w:div>
    <w:div w:id="1093890912">
      <w:bodyDiv w:val="1"/>
      <w:marLeft w:val="0"/>
      <w:marRight w:val="0"/>
      <w:marTop w:val="0"/>
      <w:marBottom w:val="0"/>
      <w:divBdr>
        <w:top w:val="none" w:sz="0" w:space="0" w:color="auto"/>
        <w:left w:val="none" w:sz="0" w:space="0" w:color="auto"/>
        <w:bottom w:val="none" w:sz="0" w:space="0" w:color="auto"/>
        <w:right w:val="none" w:sz="0" w:space="0" w:color="auto"/>
      </w:divBdr>
    </w:div>
    <w:div w:id="1298218023">
      <w:bodyDiv w:val="1"/>
      <w:marLeft w:val="0"/>
      <w:marRight w:val="0"/>
      <w:marTop w:val="0"/>
      <w:marBottom w:val="0"/>
      <w:divBdr>
        <w:top w:val="none" w:sz="0" w:space="0" w:color="auto"/>
        <w:left w:val="none" w:sz="0" w:space="0" w:color="auto"/>
        <w:bottom w:val="none" w:sz="0" w:space="0" w:color="auto"/>
        <w:right w:val="none" w:sz="0" w:space="0" w:color="auto"/>
      </w:divBdr>
    </w:div>
    <w:div w:id="1416319927">
      <w:bodyDiv w:val="1"/>
      <w:marLeft w:val="0"/>
      <w:marRight w:val="0"/>
      <w:marTop w:val="0"/>
      <w:marBottom w:val="0"/>
      <w:divBdr>
        <w:top w:val="none" w:sz="0" w:space="0" w:color="auto"/>
        <w:left w:val="none" w:sz="0" w:space="0" w:color="auto"/>
        <w:bottom w:val="none" w:sz="0" w:space="0" w:color="auto"/>
        <w:right w:val="none" w:sz="0" w:space="0" w:color="auto"/>
      </w:divBdr>
      <w:divsChild>
        <w:div w:id="444691466">
          <w:marLeft w:val="0"/>
          <w:marRight w:val="0"/>
          <w:marTop w:val="0"/>
          <w:marBottom w:val="0"/>
          <w:divBdr>
            <w:top w:val="none" w:sz="0" w:space="0" w:color="auto"/>
            <w:left w:val="none" w:sz="0" w:space="0" w:color="auto"/>
            <w:bottom w:val="none" w:sz="0" w:space="0" w:color="auto"/>
            <w:right w:val="none" w:sz="0" w:space="0" w:color="auto"/>
          </w:divBdr>
          <w:divsChild>
            <w:div w:id="19747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98658">
      <w:bodyDiv w:val="1"/>
      <w:marLeft w:val="0"/>
      <w:marRight w:val="0"/>
      <w:marTop w:val="0"/>
      <w:marBottom w:val="0"/>
      <w:divBdr>
        <w:top w:val="none" w:sz="0" w:space="0" w:color="auto"/>
        <w:left w:val="none" w:sz="0" w:space="0" w:color="auto"/>
        <w:bottom w:val="none" w:sz="0" w:space="0" w:color="auto"/>
        <w:right w:val="none" w:sz="0" w:space="0" w:color="auto"/>
      </w:divBdr>
      <w:divsChild>
        <w:div w:id="913781965">
          <w:marLeft w:val="0"/>
          <w:marRight w:val="0"/>
          <w:marTop w:val="0"/>
          <w:marBottom w:val="0"/>
          <w:divBdr>
            <w:top w:val="none" w:sz="0" w:space="0" w:color="auto"/>
            <w:left w:val="none" w:sz="0" w:space="0" w:color="auto"/>
            <w:bottom w:val="none" w:sz="0" w:space="0" w:color="auto"/>
            <w:right w:val="none" w:sz="0" w:space="0" w:color="auto"/>
          </w:divBdr>
          <w:divsChild>
            <w:div w:id="788546880">
              <w:marLeft w:val="0"/>
              <w:marRight w:val="0"/>
              <w:marTop w:val="0"/>
              <w:marBottom w:val="0"/>
              <w:divBdr>
                <w:top w:val="none" w:sz="0" w:space="0" w:color="auto"/>
                <w:left w:val="none" w:sz="0" w:space="0" w:color="auto"/>
                <w:bottom w:val="none" w:sz="0" w:space="0" w:color="auto"/>
                <w:right w:val="none" w:sz="0" w:space="0" w:color="auto"/>
              </w:divBdr>
              <w:divsChild>
                <w:div w:id="2032762109">
                  <w:marLeft w:val="0"/>
                  <w:marRight w:val="0"/>
                  <w:marTop w:val="0"/>
                  <w:marBottom w:val="0"/>
                  <w:divBdr>
                    <w:top w:val="none" w:sz="0" w:space="0" w:color="auto"/>
                    <w:left w:val="none" w:sz="0" w:space="0" w:color="auto"/>
                    <w:bottom w:val="none" w:sz="0" w:space="0" w:color="auto"/>
                    <w:right w:val="none" w:sz="0" w:space="0" w:color="auto"/>
                  </w:divBdr>
                  <w:divsChild>
                    <w:div w:id="2039502740">
                      <w:marLeft w:val="0"/>
                      <w:marRight w:val="0"/>
                      <w:marTop w:val="0"/>
                      <w:marBottom w:val="0"/>
                      <w:divBdr>
                        <w:top w:val="none" w:sz="0" w:space="0" w:color="auto"/>
                        <w:left w:val="none" w:sz="0" w:space="0" w:color="auto"/>
                        <w:bottom w:val="none" w:sz="0" w:space="0" w:color="auto"/>
                        <w:right w:val="none" w:sz="0" w:space="0" w:color="auto"/>
                      </w:divBdr>
                      <w:divsChild>
                        <w:div w:id="1630208904">
                          <w:marLeft w:val="0"/>
                          <w:marRight w:val="0"/>
                          <w:marTop w:val="0"/>
                          <w:marBottom w:val="0"/>
                          <w:divBdr>
                            <w:top w:val="none" w:sz="0" w:space="0" w:color="auto"/>
                            <w:left w:val="none" w:sz="0" w:space="0" w:color="auto"/>
                            <w:bottom w:val="none" w:sz="0" w:space="0" w:color="auto"/>
                            <w:right w:val="none" w:sz="0" w:space="0" w:color="auto"/>
                          </w:divBdr>
                          <w:divsChild>
                            <w:div w:id="2125037332">
                              <w:marLeft w:val="-240"/>
                              <w:marRight w:val="-120"/>
                              <w:marTop w:val="0"/>
                              <w:marBottom w:val="0"/>
                              <w:divBdr>
                                <w:top w:val="none" w:sz="0" w:space="0" w:color="auto"/>
                                <w:left w:val="none" w:sz="0" w:space="0" w:color="auto"/>
                                <w:bottom w:val="none" w:sz="0" w:space="0" w:color="auto"/>
                                <w:right w:val="none" w:sz="0" w:space="0" w:color="auto"/>
                              </w:divBdr>
                              <w:divsChild>
                                <w:div w:id="383061643">
                                  <w:marLeft w:val="0"/>
                                  <w:marRight w:val="0"/>
                                  <w:marTop w:val="0"/>
                                  <w:marBottom w:val="60"/>
                                  <w:divBdr>
                                    <w:top w:val="none" w:sz="0" w:space="0" w:color="auto"/>
                                    <w:left w:val="none" w:sz="0" w:space="0" w:color="auto"/>
                                    <w:bottom w:val="none" w:sz="0" w:space="0" w:color="auto"/>
                                    <w:right w:val="none" w:sz="0" w:space="0" w:color="auto"/>
                                  </w:divBdr>
                                  <w:divsChild>
                                    <w:div w:id="2100178838">
                                      <w:marLeft w:val="0"/>
                                      <w:marRight w:val="0"/>
                                      <w:marTop w:val="0"/>
                                      <w:marBottom w:val="0"/>
                                      <w:divBdr>
                                        <w:top w:val="none" w:sz="0" w:space="0" w:color="auto"/>
                                        <w:left w:val="none" w:sz="0" w:space="0" w:color="auto"/>
                                        <w:bottom w:val="none" w:sz="0" w:space="0" w:color="auto"/>
                                        <w:right w:val="none" w:sz="0" w:space="0" w:color="auto"/>
                                      </w:divBdr>
                                      <w:divsChild>
                                        <w:div w:id="573394552">
                                          <w:marLeft w:val="0"/>
                                          <w:marRight w:val="0"/>
                                          <w:marTop w:val="0"/>
                                          <w:marBottom w:val="0"/>
                                          <w:divBdr>
                                            <w:top w:val="none" w:sz="0" w:space="0" w:color="auto"/>
                                            <w:left w:val="none" w:sz="0" w:space="0" w:color="auto"/>
                                            <w:bottom w:val="none" w:sz="0" w:space="0" w:color="auto"/>
                                            <w:right w:val="none" w:sz="0" w:space="0" w:color="auto"/>
                                          </w:divBdr>
                                          <w:divsChild>
                                            <w:div w:id="128790936">
                                              <w:marLeft w:val="0"/>
                                              <w:marRight w:val="0"/>
                                              <w:marTop w:val="0"/>
                                              <w:marBottom w:val="0"/>
                                              <w:divBdr>
                                                <w:top w:val="none" w:sz="0" w:space="0" w:color="auto"/>
                                                <w:left w:val="none" w:sz="0" w:space="0" w:color="auto"/>
                                                <w:bottom w:val="none" w:sz="0" w:space="0" w:color="auto"/>
                                                <w:right w:val="none" w:sz="0" w:space="0" w:color="auto"/>
                                              </w:divBdr>
                                              <w:divsChild>
                                                <w:div w:id="208090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925077">
      <w:bodyDiv w:val="1"/>
      <w:marLeft w:val="0"/>
      <w:marRight w:val="0"/>
      <w:marTop w:val="0"/>
      <w:marBottom w:val="0"/>
      <w:divBdr>
        <w:top w:val="none" w:sz="0" w:space="0" w:color="auto"/>
        <w:left w:val="none" w:sz="0" w:space="0" w:color="auto"/>
        <w:bottom w:val="none" w:sz="0" w:space="0" w:color="auto"/>
        <w:right w:val="none" w:sz="0" w:space="0" w:color="auto"/>
      </w:divBdr>
      <w:divsChild>
        <w:div w:id="1398698688">
          <w:marLeft w:val="0"/>
          <w:marRight w:val="0"/>
          <w:marTop w:val="0"/>
          <w:marBottom w:val="0"/>
          <w:divBdr>
            <w:top w:val="none" w:sz="0" w:space="0" w:color="auto"/>
            <w:left w:val="none" w:sz="0" w:space="0" w:color="auto"/>
            <w:bottom w:val="none" w:sz="0" w:space="0" w:color="auto"/>
            <w:right w:val="none" w:sz="0" w:space="0" w:color="auto"/>
          </w:divBdr>
        </w:div>
      </w:divsChild>
    </w:div>
    <w:div w:id="1577126575">
      <w:bodyDiv w:val="1"/>
      <w:marLeft w:val="0"/>
      <w:marRight w:val="0"/>
      <w:marTop w:val="0"/>
      <w:marBottom w:val="0"/>
      <w:divBdr>
        <w:top w:val="none" w:sz="0" w:space="0" w:color="auto"/>
        <w:left w:val="none" w:sz="0" w:space="0" w:color="auto"/>
        <w:bottom w:val="none" w:sz="0" w:space="0" w:color="auto"/>
        <w:right w:val="none" w:sz="0" w:space="0" w:color="auto"/>
      </w:divBdr>
    </w:div>
    <w:div w:id="1623001600">
      <w:bodyDiv w:val="1"/>
      <w:marLeft w:val="0"/>
      <w:marRight w:val="0"/>
      <w:marTop w:val="0"/>
      <w:marBottom w:val="0"/>
      <w:divBdr>
        <w:top w:val="none" w:sz="0" w:space="0" w:color="auto"/>
        <w:left w:val="none" w:sz="0" w:space="0" w:color="auto"/>
        <w:bottom w:val="none" w:sz="0" w:space="0" w:color="auto"/>
        <w:right w:val="none" w:sz="0" w:space="0" w:color="auto"/>
      </w:divBdr>
      <w:divsChild>
        <w:div w:id="1045570445">
          <w:marLeft w:val="0"/>
          <w:marRight w:val="0"/>
          <w:marTop w:val="0"/>
          <w:marBottom w:val="0"/>
          <w:divBdr>
            <w:top w:val="none" w:sz="0" w:space="0" w:color="auto"/>
            <w:left w:val="none" w:sz="0" w:space="0" w:color="auto"/>
            <w:bottom w:val="none" w:sz="0" w:space="0" w:color="auto"/>
            <w:right w:val="none" w:sz="0" w:space="0" w:color="auto"/>
          </w:divBdr>
          <w:divsChild>
            <w:div w:id="499078478">
              <w:marLeft w:val="0"/>
              <w:marRight w:val="0"/>
              <w:marTop w:val="0"/>
              <w:marBottom w:val="0"/>
              <w:divBdr>
                <w:top w:val="none" w:sz="0" w:space="0" w:color="auto"/>
                <w:left w:val="none" w:sz="0" w:space="0" w:color="auto"/>
                <w:bottom w:val="none" w:sz="0" w:space="0" w:color="auto"/>
                <w:right w:val="none" w:sz="0" w:space="0" w:color="auto"/>
              </w:divBdr>
              <w:divsChild>
                <w:div w:id="676077684">
                  <w:marLeft w:val="0"/>
                  <w:marRight w:val="0"/>
                  <w:marTop w:val="0"/>
                  <w:marBottom w:val="0"/>
                  <w:divBdr>
                    <w:top w:val="none" w:sz="0" w:space="0" w:color="auto"/>
                    <w:left w:val="none" w:sz="0" w:space="0" w:color="auto"/>
                    <w:bottom w:val="none" w:sz="0" w:space="0" w:color="auto"/>
                    <w:right w:val="none" w:sz="0" w:space="0" w:color="auto"/>
                  </w:divBdr>
                  <w:divsChild>
                    <w:div w:id="368653463">
                      <w:marLeft w:val="0"/>
                      <w:marRight w:val="0"/>
                      <w:marTop w:val="0"/>
                      <w:marBottom w:val="0"/>
                      <w:divBdr>
                        <w:top w:val="none" w:sz="0" w:space="0" w:color="auto"/>
                        <w:left w:val="none" w:sz="0" w:space="0" w:color="auto"/>
                        <w:bottom w:val="none" w:sz="0" w:space="0" w:color="auto"/>
                        <w:right w:val="none" w:sz="0" w:space="0" w:color="auto"/>
                      </w:divBdr>
                      <w:divsChild>
                        <w:div w:id="11904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569838">
      <w:bodyDiv w:val="1"/>
      <w:marLeft w:val="0"/>
      <w:marRight w:val="0"/>
      <w:marTop w:val="0"/>
      <w:marBottom w:val="0"/>
      <w:divBdr>
        <w:top w:val="none" w:sz="0" w:space="0" w:color="auto"/>
        <w:left w:val="none" w:sz="0" w:space="0" w:color="auto"/>
        <w:bottom w:val="none" w:sz="0" w:space="0" w:color="auto"/>
        <w:right w:val="none" w:sz="0" w:space="0" w:color="auto"/>
      </w:divBdr>
    </w:div>
    <w:div w:id="1824656103">
      <w:bodyDiv w:val="1"/>
      <w:marLeft w:val="0"/>
      <w:marRight w:val="0"/>
      <w:marTop w:val="0"/>
      <w:marBottom w:val="0"/>
      <w:divBdr>
        <w:top w:val="none" w:sz="0" w:space="0" w:color="auto"/>
        <w:left w:val="none" w:sz="0" w:space="0" w:color="auto"/>
        <w:bottom w:val="none" w:sz="0" w:space="0" w:color="auto"/>
        <w:right w:val="none" w:sz="0" w:space="0" w:color="auto"/>
      </w:divBdr>
      <w:divsChild>
        <w:div w:id="1388458888">
          <w:marLeft w:val="0"/>
          <w:marRight w:val="0"/>
          <w:marTop w:val="0"/>
          <w:marBottom w:val="0"/>
          <w:divBdr>
            <w:top w:val="none" w:sz="0" w:space="0" w:color="auto"/>
            <w:left w:val="none" w:sz="0" w:space="0" w:color="auto"/>
            <w:bottom w:val="none" w:sz="0" w:space="0" w:color="auto"/>
            <w:right w:val="none" w:sz="0" w:space="0" w:color="auto"/>
          </w:divBdr>
          <w:divsChild>
            <w:div w:id="141582949">
              <w:marLeft w:val="0"/>
              <w:marRight w:val="0"/>
              <w:marTop w:val="0"/>
              <w:marBottom w:val="0"/>
              <w:divBdr>
                <w:top w:val="none" w:sz="0" w:space="0" w:color="auto"/>
                <w:left w:val="none" w:sz="0" w:space="0" w:color="auto"/>
                <w:bottom w:val="none" w:sz="0" w:space="0" w:color="auto"/>
                <w:right w:val="none" w:sz="0" w:space="0" w:color="auto"/>
              </w:divBdr>
              <w:divsChild>
                <w:div w:id="1053117852">
                  <w:marLeft w:val="0"/>
                  <w:marRight w:val="0"/>
                  <w:marTop w:val="0"/>
                  <w:marBottom w:val="0"/>
                  <w:divBdr>
                    <w:top w:val="none" w:sz="0" w:space="0" w:color="auto"/>
                    <w:left w:val="none" w:sz="0" w:space="0" w:color="auto"/>
                    <w:bottom w:val="none" w:sz="0" w:space="0" w:color="auto"/>
                    <w:right w:val="none" w:sz="0" w:space="0" w:color="auto"/>
                  </w:divBdr>
                  <w:divsChild>
                    <w:div w:id="1031423232">
                      <w:marLeft w:val="0"/>
                      <w:marRight w:val="0"/>
                      <w:marTop w:val="0"/>
                      <w:marBottom w:val="0"/>
                      <w:divBdr>
                        <w:top w:val="none" w:sz="0" w:space="0" w:color="auto"/>
                        <w:left w:val="none" w:sz="0" w:space="0" w:color="auto"/>
                        <w:bottom w:val="none" w:sz="0" w:space="0" w:color="auto"/>
                        <w:right w:val="none" w:sz="0" w:space="0" w:color="auto"/>
                      </w:divBdr>
                      <w:divsChild>
                        <w:div w:id="101321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372083">
      <w:bodyDiv w:val="1"/>
      <w:marLeft w:val="0"/>
      <w:marRight w:val="0"/>
      <w:marTop w:val="0"/>
      <w:marBottom w:val="0"/>
      <w:divBdr>
        <w:top w:val="none" w:sz="0" w:space="0" w:color="auto"/>
        <w:left w:val="none" w:sz="0" w:space="0" w:color="auto"/>
        <w:bottom w:val="none" w:sz="0" w:space="0" w:color="auto"/>
        <w:right w:val="none" w:sz="0" w:space="0" w:color="auto"/>
      </w:divBdr>
      <w:divsChild>
        <w:div w:id="797573748">
          <w:marLeft w:val="0"/>
          <w:marRight w:val="0"/>
          <w:marTop w:val="0"/>
          <w:marBottom w:val="0"/>
          <w:divBdr>
            <w:top w:val="none" w:sz="0" w:space="0" w:color="auto"/>
            <w:left w:val="none" w:sz="0" w:space="0" w:color="auto"/>
            <w:bottom w:val="none" w:sz="0" w:space="0" w:color="auto"/>
            <w:right w:val="none" w:sz="0" w:space="0" w:color="auto"/>
          </w:divBdr>
          <w:divsChild>
            <w:div w:id="687489924">
              <w:marLeft w:val="0"/>
              <w:marRight w:val="0"/>
              <w:marTop w:val="0"/>
              <w:marBottom w:val="0"/>
              <w:divBdr>
                <w:top w:val="none" w:sz="0" w:space="0" w:color="auto"/>
                <w:left w:val="none" w:sz="0" w:space="0" w:color="auto"/>
                <w:bottom w:val="none" w:sz="0" w:space="0" w:color="auto"/>
                <w:right w:val="none" w:sz="0" w:space="0" w:color="auto"/>
              </w:divBdr>
              <w:divsChild>
                <w:div w:id="952244483">
                  <w:marLeft w:val="0"/>
                  <w:marRight w:val="0"/>
                  <w:marTop w:val="0"/>
                  <w:marBottom w:val="0"/>
                  <w:divBdr>
                    <w:top w:val="none" w:sz="0" w:space="0" w:color="auto"/>
                    <w:left w:val="none" w:sz="0" w:space="0" w:color="auto"/>
                    <w:bottom w:val="none" w:sz="0" w:space="0" w:color="auto"/>
                    <w:right w:val="none" w:sz="0" w:space="0" w:color="auto"/>
                  </w:divBdr>
                  <w:divsChild>
                    <w:div w:id="1294363694">
                      <w:marLeft w:val="0"/>
                      <w:marRight w:val="0"/>
                      <w:marTop w:val="0"/>
                      <w:marBottom w:val="0"/>
                      <w:divBdr>
                        <w:top w:val="none" w:sz="0" w:space="0" w:color="auto"/>
                        <w:left w:val="none" w:sz="0" w:space="0" w:color="auto"/>
                        <w:bottom w:val="none" w:sz="0" w:space="0" w:color="auto"/>
                        <w:right w:val="none" w:sz="0" w:space="0" w:color="auto"/>
                      </w:divBdr>
                      <w:divsChild>
                        <w:div w:id="1990356695">
                          <w:marLeft w:val="0"/>
                          <w:marRight w:val="0"/>
                          <w:marTop w:val="0"/>
                          <w:marBottom w:val="0"/>
                          <w:divBdr>
                            <w:top w:val="none" w:sz="0" w:space="0" w:color="auto"/>
                            <w:left w:val="none" w:sz="0" w:space="0" w:color="auto"/>
                            <w:bottom w:val="none" w:sz="0" w:space="0" w:color="auto"/>
                            <w:right w:val="none" w:sz="0" w:space="0" w:color="auto"/>
                          </w:divBdr>
                          <w:divsChild>
                            <w:div w:id="1790319284">
                              <w:marLeft w:val="-240"/>
                              <w:marRight w:val="-120"/>
                              <w:marTop w:val="0"/>
                              <w:marBottom w:val="0"/>
                              <w:divBdr>
                                <w:top w:val="none" w:sz="0" w:space="0" w:color="auto"/>
                                <w:left w:val="none" w:sz="0" w:space="0" w:color="auto"/>
                                <w:bottom w:val="none" w:sz="0" w:space="0" w:color="auto"/>
                                <w:right w:val="none" w:sz="0" w:space="0" w:color="auto"/>
                              </w:divBdr>
                              <w:divsChild>
                                <w:div w:id="122042845">
                                  <w:marLeft w:val="0"/>
                                  <w:marRight w:val="0"/>
                                  <w:marTop w:val="0"/>
                                  <w:marBottom w:val="60"/>
                                  <w:divBdr>
                                    <w:top w:val="none" w:sz="0" w:space="0" w:color="auto"/>
                                    <w:left w:val="none" w:sz="0" w:space="0" w:color="auto"/>
                                    <w:bottom w:val="none" w:sz="0" w:space="0" w:color="auto"/>
                                    <w:right w:val="none" w:sz="0" w:space="0" w:color="auto"/>
                                  </w:divBdr>
                                  <w:divsChild>
                                    <w:div w:id="2113474741">
                                      <w:marLeft w:val="0"/>
                                      <w:marRight w:val="0"/>
                                      <w:marTop w:val="0"/>
                                      <w:marBottom w:val="0"/>
                                      <w:divBdr>
                                        <w:top w:val="none" w:sz="0" w:space="0" w:color="auto"/>
                                        <w:left w:val="none" w:sz="0" w:space="0" w:color="auto"/>
                                        <w:bottom w:val="none" w:sz="0" w:space="0" w:color="auto"/>
                                        <w:right w:val="none" w:sz="0" w:space="0" w:color="auto"/>
                                      </w:divBdr>
                                      <w:divsChild>
                                        <w:div w:id="421998392">
                                          <w:marLeft w:val="0"/>
                                          <w:marRight w:val="0"/>
                                          <w:marTop w:val="0"/>
                                          <w:marBottom w:val="0"/>
                                          <w:divBdr>
                                            <w:top w:val="none" w:sz="0" w:space="0" w:color="auto"/>
                                            <w:left w:val="none" w:sz="0" w:space="0" w:color="auto"/>
                                            <w:bottom w:val="none" w:sz="0" w:space="0" w:color="auto"/>
                                            <w:right w:val="none" w:sz="0" w:space="0" w:color="auto"/>
                                          </w:divBdr>
                                          <w:divsChild>
                                            <w:div w:id="1227228601">
                                              <w:marLeft w:val="0"/>
                                              <w:marRight w:val="0"/>
                                              <w:marTop w:val="0"/>
                                              <w:marBottom w:val="0"/>
                                              <w:divBdr>
                                                <w:top w:val="none" w:sz="0" w:space="0" w:color="auto"/>
                                                <w:left w:val="none" w:sz="0" w:space="0" w:color="auto"/>
                                                <w:bottom w:val="none" w:sz="0" w:space="0" w:color="auto"/>
                                                <w:right w:val="none" w:sz="0" w:space="0" w:color="auto"/>
                                              </w:divBdr>
                                              <w:divsChild>
                                                <w:div w:id="13940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8422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fnsks89aktx5qmRkJxt1qfLIpw==">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990</TotalTime>
  <Pages>1</Pages>
  <Words>3175</Words>
  <Characters>18100</Characters>
  <Application>Microsoft Office Word</Application>
  <DocSecurity>0</DocSecurity>
  <Lines>150</Lines>
  <Paragraphs>42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Ariana Schmidt</dc:creator>
  <cp:lastModifiedBy>Cavero Sanchez, Cecilia</cp:lastModifiedBy>
  <cp:revision>17</cp:revision>
  <dcterms:created xsi:type="dcterms:W3CDTF">2024-10-23T15:58:00Z</dcterms:created>
  <dcterms:modified xsi:type="dcterms:W3CDTF">2025-02-12T15:52:00Z</dcterms:modified>
</cp:coreProperties>
</file>